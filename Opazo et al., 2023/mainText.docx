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ectPr>
          <w:headerReference r:id="rId9" w:type="default"/>
          <w:headerReference r:id="rId10" w:type="first"/>
          <w:footerReference r:id="rId11" w:type="default"/>
          <w:pgSz w:h="15840" w:w="12240" w:orient="portrait"/>
          <w:pgMar w:bottom="1440" w:top="1440" w:left="1440" w:right="1440" w:header="432" w:footer="720"/>
          <w:pgNumType w:start="1"/>
        </w:sect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Sensitivity of atmospheric carbon dioxide</w:t>
      </w:r>
      <w:r w:rsidDel="00000000" w:rsidR="00000000" w:rsidRPr="00000000">
        <w:rPr>
          <w:rtl w:val="0"/>
        </w:rPr>
        <w:t xml:space="preserve"> to dust iron</w:t>
      </w:r>
    </w:p>
    <w:p w:rsidR="00000000" w:rsidDel="00000000" w:rsidP="00000000" w:rsidRDefault="00000000" w:rsidRPr="00000000" w14:paraId="00000003">
      <w:pPr>
        <w:pStyle w:val="Title"/>
        <w:rPr/>
      </w:pPr>
      <w:r w:rsidDel="00000000" w:rsidR="00000000" w:rsidRPr="00000000">
        <w:rPr>
          <w:rtl w:val="0"/>
        </w:rPr>
        <w:t xml:space="preserve">solubility during the last glacial-interglacial cycle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60" w:before="120" w:lineRule="auto"/>
        <w:rPr>
          <w:b w:val="1"/>
          <w:color w:val="000000"/>
          <w:sz w:val="24"/>
          <w:szCs w:val="24"/>
        </w:rPr>
      </w:pPr>
      <w:r w:rsidDel="00000000" w:rsidR="00000000" w:rsidRPr="00000000">
        <w:rPr>
          <w:b w:val="1"/>
          <w:color w:val="000000"/>
          <w:sz w:val="24"/>
          <w:szCs w:val="24"/>
          <w:rtl w:val="0"/>
        </w:rPr>
        <w:t xml:space="preserve">N. Opazo</w:t>
      </w:r>
      <w:r w:rsidDel="00000000" w:rsidR="00000000" w:rsidRPr="00000000">
        <w:rPr>
          <w:b w:val="1"/>
          <w:color w:val="000000"/>
          <w:sz w:val="24"/>
          <w:szCs w:val="24"/>
          <w:vertAlign w:val="superscript"/>
          <w:rtl w:val="0"/>
        </w:rPr>
        <w:t xml:space="preserve">1</w:t>
      </w:r>
      <w:r w:rsidDel="00000000" w:rsidR="00000000" w:rsidRPr="00000000">
        <w:rPr>
          <w:b w:val="1"/>
          <w:color w:val="000000"/>
          <w:sz w:val="24"/>
          <w:szCs w:val="24"/>
          <w:rtl w:val="0"/>
        </w:rPr>
        <w:t xml:space="preserve">, F. Lambert</w:t>
      </w:r>
      <w:r w:rsidDel="00000000" w:rsidR="00000000" w:rsidRPr="00000000">
        <w:rPr>
          <w:b w:val="1"/>
          <w:color w:val="000000"/>
          <w:sz w:val="24"/>
          <w:szCs w:val="24"/>
          <w:vertAlign w:val="superscript"/>
          <w:rtl w:val="0"/>
        </w:rPr>
        <w:t xml:space="preserve">1</w:t>
      </w:r>
      <w:r w:rsidDel="00000000" w:rsidR="00000000" w:rsidRPr="00000000">
        <w:rPr>
          <w:b w:val="1"/>
          <w:color w:val="000000"/>
          <w:sz w:val="24"/>
          <w:szCs w:val="24"/>
          <w:rtl w:val="0"/>
        </w:rPr>
        <w:t xml:space="preserve">, A. Ridgwell</w:t>
      </w:r>
      <w:r w:rsidDel="00000000" w:rsidR="00000000" w:rsidRPr="00000000">
        <w:rPr>
          <w:b w:val="1"/>
          <w:color w:val="000000"/>
          <w:sz w:val="24"/>
          <w:szCs w:val="24"/>
          <w:vertAlign w:val="superscript"/>
          <w:rtl w:val="0"/>
        </w:rPr>
        <w:t xml:space="preserve">2</w:t>
      </w:r>
      <w:r w:rsidDel="00000000" w:rsidR="00000000" w:rsidRPr="00000000">
        <w:rPr>
          <w:b w:val="1"/>
          <w:color w:val="000000"/>
          <w:sz w:val="24"/>
          <w:szCs w:val="24"/>
          <w:rtl w:val="0"/>
        </w:rPr>
        <w:t xml:space="preserve">, and N. J. Cosentino</w:t>
      </w:r>
      <w:r w:rsidDel="00000000" w:rsidR="00000000" w:rsidRPr="00000000">
        <w:rPr>
          <w:b w:val="1"/>
          <w:color w:val="000000"/>
          <w:sz w:val="24"/>
          <w:szCs w:val="24"/>
          <w:vertAlign w:val="superscript"/>
          <w:rtl w:val="0"/>
        </w:rPr>
        <w:t xml:space="preserve">1</w:t>
      </w:r>
      <w:r w:rsidDel="00000000" w:rsidR="00000000" w:rsidRPr="00000000">
        <w:rPr>
          <w:b w:val="1"/>
          <w:color w:val="000000"/>
          <w:sz w:val="24"/>
          <w:szCs w:val="24"/>
          <w:rtl w:val="0"/>
        </w:rPr>
        <w:t xml:space="preserve">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120" w:lineRule="auto"/>
        <w:rPr>
          <w:color w:val="000000"/>
          <w:sz w:val="24"/>
          <w:szCs w:val="24"/>
        </w:rPr>
      </w:pPr>
      <w:r w:rsidDel="00000000" w:rsidR="00000000" w:rsidRPr="00000000">
        <w:rPr>
          <w:color w:val="000000"/>
          <w:sz w:val="24"/>
          <w:szCs w:val="24"/>
          <w:vertAlign w:val="superscript"/>
          <w:rtl w:val="0"/>
        </w:rPr>
        <w:t xml:space="preserve">1</w:t>
      </w:r>
      <w:r w:rsidDel="00000000" w:rsidR="00000000" w:rsidRPr="00000000">
        <w:rPr>
          <w:color w:val="000000"/>
          <w:sz w:val="24"/>
          <w:szCs w:val="24"/>
          <w:rtl w:val="0"/>
        </w:rPr>
        <w:t xml:space="preserve">Instituto de Geografía, Pontificia Universidad Católica de Chile, Santiago, Chile.</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120" w:lineRule="auto"/>
        <w:rPr>
          <w:color w:val="000000"/>
          <w:sz w:val="24"/>
          <w:szCs w:val="24"/>
        </w:rPr>
      </w:pPr>
      <w:r w:rsidDel="00000000" w:rsidR="00000000" w:rsidRPr="00000000">
        <w:rPr>
          <w:color w:val="000000"/>
          <w:sz w:val="24"/>
          <w:szCs w:val="24"/>
          <w:vertAlign w:val="superscript"/>
          <w:rtl w:val="0"/>
        </w:rPr>
        <w:t xml:space="preserve">2</w:t>
      </w:r>
      <w:r w:rsidDel="00000000" w:rsidR="00000000" w:rsidRPr="00000000">
        <w:rPr>
          <w:color w:val="000000"/>
          <w:sz w:val="24"/>
          <w:szCs w:val="24"/>
          <w:rtl w:val="0"/>
        </w:rPr>
        <w:t xml:space="preserve">Department of Earth and Planetary Sciences, University of California, Riverside, CA, USA.</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20" w:lineRule="auto"/>
        <w:rPr>
          <w:color w:val="000000"/>
          <w:sz w:val="24"/>
          <w:szCs w:val="24"/>
        </w:rPr>
      </w:pPr>
      <w:r w:rsidDel="00000000" w:rsidR="00000000" w:rsidRPr="00000000">
        <w:rPr>
          <w:color w:val="000000"/>
          <w:sz w:val="24"/>
          <w:szCs w:val="24"/>
          <w:rtl w:val="0"/>
        </w:rPr>
        <w:t xml:space="preserve">Corresponding author: Natalia Opazo (</w:t>
      </w:r>
      <w:hyperlink r:id="rId12">
        <w:r w:rsidDel="00000000" w:rsidR="00000000" w:rsidRPr="00000000">
          <w:rPr>
            <w:color w:val="0000ff"/>
            <w:sz w:val="24"/>
            <w:szCs w:val="24"/>
            <w:u w:val="single"/>
            <w:rtl w:val="0"/>
          </w:rPr>
          <w:t xml:space="preserve">neopazo@uc.cl)</w:t>
        </w:r>
      </w:hyperlink>
      <w:r w:rsidDel="00000000" w:rsidR="00000000" w:rsidRPr="00000000">
        <w:rPr>
          <w:color w:val="000000"/>
          <w:sz w:val="24"/>
          <w:szCs w:val="24"/>
          <w:rtl w:val="0"/>
        </w:rPr>
        <w:t xml:space="preserve"> </w:t>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spacing w:after="120" w:before="240" w:lineRule="auto"/>
        <w:rPr>
          <w:b w:val="1"/>
          <w:color w:val="000000"/>
          <w:sz w:val="24"/>
          <w:szCs w:val="24"/>
        </w:rPr>
      </w:pPr>
      <w:r w:rsidDel="00000000" w:rsidR="00000000" w:rsidRPr="00000000">
        <w:rPr>
          <w:b w:val="1"/>
          <w:color w:val="000000"/>
          <w:sz w:val="24"/>
          <w:szCs w:val="24"/>
          <w:rtl w:val="0"/>
        </w:rPr>
        <w:t xml:space="preserve">Key Points: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pacing w:before="120" w:lineRule="auto"/>
        <w:ind w:left="720" w:hanging="360"/>
        <w:rPr>
          <w:color w:val="ff0000"/>
          <w:sz w:val="24"/>
          <w:szCs w:val="24"/>
        </w:rPr>
      </w:pPr>
      <w:r w:rsidDel="00000000" w:rsidR="00000000" w:rsidRPr="00000000">
        <w:rPr>
          <w:color w:val="ff0000"/>
          <w:sz w:val="24"/>
          <w:szCs w:val="24"/>
          <w:rtl w:val="0"/>
        </w:rPr>
        <w:t xml:space="preserve">List up to three key points (at least one is required)</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before="120" w:lineRule="auto"/>
        <w:ind w:left="720" w:hanging="360"/>
        <w:rPr>
          <w:color w:val="ff0000"/>
          <w:sz w:val="24"/>
          <w:szCs w:val="24"/>
        </w:rPr>
      </w:pPr>
      <w:r w:rsidDel="00000000" w:rsidR="00000000" w:rsidRPr="00000000">
        <w:rPr>
          <w:color w:val="ff0000"/>
          <w:sz w:val="24"/>
          <w:szCs w:val="24"/>
          <w:rtl w:val="0"/>
        </w:rPr>
        <w:t xml:space="preserve">Key Points summarize the main points and conclusions of the article</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before="120" w:lineRule="auto"/>
        <w:ind w:left="720" w:hanging="360"/>
        <w:rPr/>
      </w:pPr>
      <w:r w:rsidDel="00000000" w:rsidR="00000000" w:rsidRPr="00000000">
        <w:rPr>
          <w:color w:val="ff0000"/>
          <w:sz w:val="24"/>
          <w:szCs w:val="24"/>
          <w:rtl w:val="0"/>
        </w:rPr>
        <w:t xml:space="preserve">Each must be 140 characters or less with no special characters or acronyms.</w:t>
      </w:r>
      <w:r w:rsidDel="00000000" w:rsidR="00000000" w:rsidRPr="00000000">
        <w:br w:type="page"/>
      </w:r>
      <w:r w:rsidDel="00000000" w:rsidR="00000000" w:rsidRPr="00000000">
        <w:rPr>
          <w:rtl w:val="0"/>
        </w:rPr>
      </w:r>
    </w:p>
    <w:p w:rsidR="00000000" w:rsidDel="00000000" w:rsidP="00000000" w:rsidRDefault="00000000" w:rsidRPr="00000000" w14:paraId="0000000C">
      <w:pPr>
        <w:keepNext w:val="1"/>
        <w:pBdr>
          <w:top w:space="0" w:sz="0" w:val="nil"/>
          <w:left w:space="0" w:sz="0" w:val="nil"/>
          <w:bottom w:space="0" w:sz="0" w:val="nil"/>
          <w:right w:space="0" w:sz="0" w:val="nil"/>
          <w:between w:space="0" w:sz="0" w:val="nil"/>
        </w:pBdr>
        <w:spacing w:after="120" w:before="240" w:lineRule="auto"/>
        <w:rPr>
          <w:b w:val="1"/>
          <w:color w:val="000000"/>
          <w:sz w:val="24"/>
          <w:szCs w:val="24"/>
        </w:rPr>
      </w:pPr>
      <w:r w:rsidDel="00000000" w:rsidR="00000000" w:rsidRPr="00000000">
        <w:rPr>
          <w:b w:val="1"/>
          <w:color w:val="000000"/>
          <w:sz w:val="24"/>
          <w:szCs w:val="24"/>
          <w:rtl w:val="0"/>
        </w:rPr>
        <w:t xml:space="preserve">Abstract</w:t>
      </w:r>
    </w:p>
    <w:p w:rsidR="00000000" w:rsidDel="00000000" w:rsidP="00000000" w:rsidRDefault="00000000" w:rsidRPr="00000000" w14:paraId="0000000D">
      <w:pPr>
        <w:keepNext w:val="1"/>
        <w:pBdr>
          <w:top w:space="0" w:sz="0" w:val="nil"/>
          <w:left w:space="0" w:sz="0" w:val="nil"/>
          <w:bottom w:space="0" w:sz="0" w:val="nil"/>
          <w:right w:space="0" w:sz="0" w:val="nil"/>
          <w:between w:space="0" w:sz="0" w:val="nil"/>
        </w:pBdr>
        <w:spacing w:after="120" w:before="240" w:lineRule="auto"/>
        <w:rPr>
          <w:b w:val="1"/>
          <w:color w:val="000000"/>
          <w:sz w:val="24"/>
          <w:szCs w:val="24"/>
        </w:rPr>
      </w:pPr>
      <w:r w:rsidDel="00000000" w:rsidR="00000000" w:rsidRPr="00000000">
        <w:rPr>
          <w:b w:val="1"/>
          <w:color w:val="000000"/>
          <w:sz w:val="24"/>
          <w:szCs w:val="24"/>
          <w:rtl w:val="0"/>
        </w:rPr>
        <w:t xml:space="preserve">1 Introduction</w:t>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after="120" w:before="240" w:lineRule="auto"/>
        <w:rPr>
          <w:b w:val="1"/>
          <w:color w:val="000000"/>
          <w:sz w:val="24"/>
          <w:szCs w:val="24"/>
        </w:rPr>
      </w:pPr>
      <w:r w:rsidDel="00000000" w:rsidR="00000000" w:rsidRPr="00000000">
        <w:rPr>
          <w:b w:val="1"/>
          <w:color w:val="000000"/>
          <w:sz w:val="24"/>
          <w:szCs w:val="24"/>
          <w:rtl w:val="0"/>
        </w:rPr>
        <w:t xml:space="preserve">2 Methods</w:t>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2.1 General </w:t>
      </w:r>
      <w:r w:rsidDel="00000000" w:rsidR="00000000" w:rsidRPr="00000000">
        <w:rPr>
          <w:sz w:val="24"/>
          <w:szCs w:val="24"/>
          <w:rtl w:val="0"/>
        </w:rPr>
        <w:t xml:space="preserve">m</w:t>
      </w:r>
      <w:r w:rsidDel="00000000" w:rsidR="00000000" w:rsidRPr="00000000">
        <w:rPr>
          <w:color w:val="000000"/>
          <w:sz w:val="24"/>
          <w:szCs w:val="24"/>
          <w:rtl w:val="0"/>
        </w:rPr>
        <w:t xml:space="preserve">odel description</w:t>
      </w:r>
    </w:p>
    <w:p w:rsidR="00000000" w:rsidDel="00000000" w:rsidP="00000000" w:rsidRDefault="00000000" w:rsidRPr="00000000" w14:paraId="00000010">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We use a version of the Grid-ENabled </w:t>
      </w:r>
      <w:r w:rsidDel="00000000" w:rsidR="00000000" w:rsidRPr="00000000">
        <w:rPr>
          <w:sz w:val="24"/>
          <w:szCs w:val="24"/>
          <w:rtl w:val="0"/>
        </w:rPr>
        <w:t xml:space="preserve">Integrated</w:t>
      </w:r>
      <w:r w:rsidDel="00000000" w:rsidR="00000000" w:rsidRPr="00000000">
        <w:rPr>
          <w:color w:val="000000"/>
          <w:sz w:val="24"/>
          <w:szCs w:val="24"/>
          <w:rtl w:val="0"/>
        </w:rPr>
        <w:t xml:space="preserve"> Earth (GENIE) model focused on the carbon (C) cycle, cGENIE muffin v0.9, with three modules: (1) the 3D frictional–geostrophic ocean module, with 16 depth levels and a 36×36 equal-area horizontal grid (constant 10° in longitude and uniform in the sine of latitude), (2) marine biogeochemistry module BIOGEM (Ridgwell et al., 2007), and (3) an atmospheric component of the 2D energy–moisture balance model with prescribed climatological wind fields (Cao et al., 2009). The continental distribution and bathymetry are published in Ridgwell et al. (2007).</w:t>
      </w:r>
    </w:p>
    <w:p w:rsidR="00000000" w:rsidDel="00000000" w:rsidP="00000000" w:rsidRDefault="00000000" w:rsidRPr="00000000" w14:paraId="00000011">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For this study, we focused on the biological pump of soft tissues. For this purpose, a co-limitation scheme of iron (Fe) and phosphorus (P) to the C cycle was implemented following Tagliabue et al. (2016). Additionally, a simplified scheme of organic complexing, nutrient removal, and particulate organic C (POC) sink was implemented following the methodology proposed by Parekh et al. (2004, 2006). Table S1 in the Supporting Information summarizes the data sets and values used. The circulation model uses both parameterized temperature (van de Velde et al., 2021), salinity and 33 biogeochemical tracers to describe the interactions between nutrients. In order to make a correct C inventory, tracers and pre-formed nutrients were used following the base configuration of Cao et al. (2009).</w:t>
      </w:r>
    </w:p>
    <w:p w:rsidR="00000000" w:rsidDel="00000000" w:rsidP="00000000" w:rsidRDefault="00000000" w:rsidRPr="00000000" w14:paraId="00000012">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In BIOGEM, C sequestration is controlled by biological export. The biogenic uptake of dissolved nutrients, tracers and inorganic C occurs in the ocean euphotic zone (upper 81 m). Remineralization by ocean bacteria (at a 590-m depth) results in dissolution (i.e., regeneration) of inorganic nutrients and C. Finally, the efficiency of the biological pump (</w:t>
      </w:r>
      <w:r w:rsidDel="00000000" w:rsidR="00000000" w:rsidRPr="00000000">
        <w:rPr>
          <w:i w:val="1"/>
          <w:color w:val="000000"/>
          <w:sz w:val="24"/>
          <w:szCs w:val="24"/>
          <w:rtl w:val="0"/>
        </w:rPr>
        <w:t xml:space="preserve">P*</w:t>
      </w:r>
      <w:r w:rsidDel="00000000" w:rsidR="00000000" w:rsidRPr="00000000">
        <w:rPr>
          <w:color w:val="000000"/>
          <w:sz w:val="24"/>
          <w:szCs w:val="24"/>
          <w:rtl w:val="0"/>
        </w:rPr>
        <w:t xml:space="preserve">) is defined in terms of the ratio of the regenerated (</w:t>
      </w:r>
      <w:r w:rsidDel="00000000" w:rsidR="00000000" w:rsidRPr="00000000">
        <w:rPr>
          <w:i w:val="1"/>
          <w:color w:val="000000"/>
          <w:sz w:val="24"/>
          <w:szCs w:val="24"/>
          <w:rtl w:val="0"/>
        </w:rPr>
        <w:t xml:space="preserve">P</w:t>
      </w:r>
      <w:r w:rsidDel="00000000" w:rsidR="00000000" w:rsidRPr="00000000">
        <w:rPr>
          <w:i w:val="1"/>
          <w:color w:val="000000"/>
          <w:sz w:val="24"/>
          <w:szCs w:val="24"/>
          <w:vertAlign w:val="subscript"/>
          <w:rtl w:val="0"/>
        </w:rPr>
        <w:t xml:space="preserve">reg</w:t>
      </w:r>
      <w:r w:rsidDel="00000000" w:rsidR="00000000" w:rsidRPr="00000000">
        <w:rPr>
          <w:color w:val="000000"/>
          <w:sz w:val="24"/>
          <w:szCs w:val="24"/>
          <w:rtl w:val="0"/>
        </w:rPr>
        <w:t xml:space="preserve">) to total </w:t>
      </w:r>
      <w:r w:rsidDel="00000000" w:rsidR="00000000" w:rsidRPr="00000000">
        <w:rPr>
          <w:i w:val="1"/>
          <w:color w:val="000000"/>
          <w:sz w:val="24"/>
          <w:szCs w:val="24"/>
          <w:rtl w:val="0"/>
        </w:rPr>
        <w:t xml:space="preserve">(P</w:t>
      </w:r>
      <w:r w:rsidDel="00000000" w:rsidR="00000000" w:rsidRPr="00000000">
        <w:rPr>
          <w:i w:val="1"/>
          <w:color w:val="000000"/>
          <w:sz w:val="24"/>
          <w:szCs w:val="24"/>
          <w:vertAlign w:val="subscript"/>
          <w:rtl w:val="0"/>
        </w:rPr>
        <w:t xml:space="preserve">total</w:t>
      </w:r>
      <w:r w:rsidDel="00000000" w:rsidR="00000000" w:rsidRPr="00000000">
        <w:rPr>
          <w:i w:val="1"/>
          <w:color w:val="000000"/>
          <w:sz w:val="24"/>
          <w:szCs w:val="24"/>
          <w:rtl w:val="0"/>
        </w:rPr>
        <w:t xml:space="preserve">)</w:t>
      </w:r>
      <w:r w:rsidDel="00000000" w:rsidR="00000000" w:rsidRPr="00000000">
        <w:rPr>
          <w:color w:val="000000"/>
          <w:sz w:val="24"/>
          <w:szCs w:val="24"/>
          <w:rtl w:val="0"/>
        </w:rPr>
        <w:t xml:space="preserve"> P concentration: </w:t>
      </w:r>
      <m:oMath>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P</m:t>
            </m:r>
          </m:e>
          <m:sup>
            <m:r>
              <w:rPr>
                <w:rFonts w:ascii="Cambria Math" w:cs="Cambria Math" w:eastAsia="Cambria Math" w:hAnsi="Cambria Math"/>
                <w:color w:val="000000"/>
                <w:sz w:val="24"/>
                <w:szCs w:val="24"/>
              </w:rPr>
              <m:t xml:space="preserve">*</m:t>
            </m:r>
          </m:sup>
        </m:sSup>
        <m:r>
          <w:rPr>
            <w:rFonts w:ascii="Cambria Math" w:cs="Cambria Math" w:eastAsia="Cambria Math" w:hAnsi="Cambria Math"/>
            <w:color w:val="000000"/>
            <w:sz w:val="24"/>
            <w:szCs w:val="24"/>
          </w:rPr>
          <m:t xml:space="preserve">= </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reg</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total</m:t>
            </m:r>
          </m:sub>
        </m:sSub>
      </m:oMath>
      <w:r w:rsidDel="00000000" w:rsidR="00000000" w:rsidRPr="00000000">
        <w:rPr>
          <w:color w:val="000000"/>
          <w:sz w:val="24"/>
          <w:szCs w:val="24"/>
          <w:rtl w:val="0"/>
        </w:rPr>
        <w:t xml:space="preserve">.</w:t>
      </w:r>
    </w:p>
    <w:p w:rsidR="00000000" w:rsidDel="00000000" w:rsidP="00000000" w:rsidRDefault="00000000" w:rsidRPr="00000000" w14:paraId="00000013">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2.2 Model </w:t>
      </w:r>
      <w:r w:rsidDel="00000000" w:rsidR="00000000" w:rsidRPr="00000000">
        <w:rPr>
          <w:sz w:val="24"/>
          <w:szCs w:val="24"/>
          <w:rtl w:val="0"/>
        </w:rPr>
        <w:t xml:space="preserve">n</w:t>
      </w:r>
      <w:r w:rsidDel="00000000" w:rsidR="00000000" w:rsidRPr="00000000">
        <w:rPr>
          <w:color w:val="000000"/>
          <w:sz w:val="24"/>
          <w:szCs w:val="24"/>
          <w:rtl w:val="0"/>
        </w:rPr>
        <w:t xml:space="preserve">utrient limitation scheme</w:t>
      </w:r>
    </w:p>
    <w:p w:rsidR="00000000" w:rsidDel="00000000" w:rsidP="00000000" w:rsidRDefault="00000000" w:rsidRPr="00000000" w14:paraId="00000014">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Both P and Fe have low ocean concentrations in many ocean basins, and in order to reproduce their limiting effects on primary productivity we use a colimitation scheme. The co-dependency between the concentration of dissolved phosphate ([PO</w:t>
      </w:r>
      <w:r w:rsidDel="00000000" w:rsidR="00000000" w:rsidRPr="00000000">
        <w:rPr>
          <w:color w:val="000000"/>
          <w:sz w:val="24"/>
          <w:szCs w:val="24"/>
          <w:vertAlign w:val="subscript"/>
          <w:rtl w:val="0"/>
        </w:rPr>
        <w:t xml:space="preserve">4</w:t>
      </w:r>
      <w:r w:rsidDel="00000000" w:rsidR="00000000" w:rsidRPr="00000000">
        <w:rPr>
          <w:color w:val="000000"/>
          <w:sz w:val="24"/>
          <w:szCs w:val="24"/>
          <w:vertAlign w:val="superscript"/>
          <w:rtl w:val="0"/>
        </w:rPr>
        <w:t xml:space="preserve">3-</w:t>
      </w:r>
      <w:r w:rsidDel="00000000" w:rsidR="00000000" w:rsidRPr="00000000">
        <w:rPr>
          <w:color w:val="000000"/>
          <w:sz w:val="24"/>
          <w:szCs w:val="24"/>
          <w:rtl w:val="0"/>
        </w:rPr>
        <w:t xml:space="preserve">]) and the biological uptake of C at the surface ocean is expressed as:</w:t>
      </w:r>
    </w:p>
    <w:p w:rsidR="00000000" w:rsidDel="00000000" w:rsidP="00000000" w:rsidRDefault="00000000" w:rsidRPr="00000000" w14:paraId="00000015">
      <w:pPr>
        <w:spacing w:after="60" w:before="60" w:lineRule="auto"/>
        <w:jc w:val="both"/>
        <w:rPr>
          <w:sz w:val="24"/>
          <w:szCs w:val="24"/>
        </w:rPr>
      </w:pPr>
      <m:oMath>
        <m:r>
          <w:rPr>
            <w:rFonts w:ascii="Cambria Math" w:cs="Cambria Math" w:eastAsia="Cambria Math" w:hAnsi="Cambria Math"/>
            <w:sz w:val="24"/>
            <w:szCs w:val="24"/>
          </w:rPr>
          <m:t xml:space="preserve">P:C=1:</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PO</m:t>
                        </m:r>
                      </m:e>
                      <m:sub>
                        <m:r>
                          <w:rPr>
                            <w:rFonts w:ascii="Cambria Math" w:cs="Cambria Math" w:eastAsia="Cambria Math" w:hAnsi="Cambria Math"/>
                            <w:sz w:val="24"/>
                            <w:szCs w:val="24"/>
                          </w:rPr>
                          <m:t xml:space="preserve">4</m:t>
                        </m:r>
                      </m:sub>
                      <m:sup>
                        <m:r>
                          <w:rPr>
                            <w:rFonts w:ascii="Cambria Math" w:cs="Cambria Math" w:eastAsia="Cambria Math" w:hAnsi="Cambria Math"/>
                            <w:sz w:val="24"/>
                            <w:szCs w:val="24"/>
                          </w:rPr>
                          <m:t xml:space="preserve">3-</m:t>
                        </m:r>
                      </m:sup>
                    </m:sSubSup>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144.9 μmol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L</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 </m:t>
                    </m:r>
                  </m:den>
                </m:f>
                <m:r>
                  <w:rPr>
                    <w:rFonts w:ascii="Cambria Math" w:cs="Cambria Math" w:eastAsia="Cambria Math" w:hAnsi="Cambria Math"/>
                    <w:sz w:val="24"/>
                    <w:szCs w:val="24"/>
                  </w:rPr>
                  <m:t xml:space="preserve"> + 0.006</m:t>
                </m:r>
              </m:e>
            </m:d>
          </m:e>
          <m:sup>
            <m:r>
              <w:rPr>
                <w:rFonts w:ascii="Cambria Math" w:cs="Cambria Math" w:eastAsia="Cambria Math" w:hAnsi="Cambria Math"/>
                <w:sz w:val="24"/>
                <w:szCs w:val="24"/>
              </w:rPr>
              <m:t xml:space="preserve">-1</m:t>
            </m:r>
          </m:sup>
        </m:sSup>
      </m:oMath>
      <w:r w:rsidDel="00000000" w:rsidR="00000000" w:rsidRPr="00000000">
        <w:rPr>
          <w:sz w:val="24"/>
          <w:szCs w:val="24"/>
          <w:rtl w:val="0"/>
        </w:rPr>
        <w:t xml:space="preserve"> </w:t>
      </w:r>
    </w:p>
    <w:p w:rsidR="00000000" w:rsidDel="00000000" w:rsidP="00000000" w:rsidRDefault="00000000" w:rsidRPr="00000000" w14:paraId="00000016">
      <w:pPr>
        <w:rPr>
          <w:sz w:val="24"/>
          <w:szCs w:val="24"/>
        </w:rPr>
      </w:pPr>
      <w:r w:rsidDel="00000000" w:rsidR="00000000" w:rsidRPr="00000000">
        <w:rPr>
          <w:sz w:val="24"/>
          <w:szCs w:val="24"/>
          <w:rtl w:val="0"/>
        </w:rPr>
        <w:t xml:space="preserve">In cGENIE, the surface ocean is highly oxygenated and thus most of the Fe input is rapidly oxidized to Fe</w:t>
      </w:r>
      <w:r w:rsidDel="00000000" w:rsidR="00000000" w:rsidRPr="00000000">
        <w:rPr>
          <w:sz w:val="24"/>
          <w:szCs w:val="24"/>
          <w:vertAlign w:val="superscript"/>
          <w:rtl w:val="0"/>
        </w:rPr>
        <w:t xml:space="preserve">3+</w:t>
      </w:r>
      <w:r w:rsidDel="00000000" w:rsidR="00000000" w:rsidRPr="00000000">
        <w:rPr>
          <w:sz w:val="24"/>
          <w:szCs w:val="24"/>
          <w:rtl w:val="0"/>
        </w:rPr>
        <w:t xml:space="preserve"> (Figure 2). Iron dissolution is a determining factor in photosynthesis and it will depend on water temperature, salinity, and pH. Total dissolved Fe (TDFe) will be composed of (1) free Fe (</w:t>
      </w:r>
      <m:oMath>
        <m:r>
          <w:rPr>
            <w:rFonts w:ascii="Cambria Math" w:cs="Cambria Math" w:eastAsia="Cambria Math" w:hAnsi="Cambria Math"/>
            <w:sz w:val="24"/>
            <w:szCs w:val="24"/>
          </w:rPr>
          <m:t xml:space="preserve">F</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 3+</m:t>
                </m:r>
              </m:sup>
            </m:sSup>
          </m:e>
          <m:sub>
            <m:r>
              <w:rPr>
                <w:rFonts w:ascii="Cambria Math" w:cs="Cambria Math" w:eastAsia="Cambria Math" w:hAnsi="Cambria Math"/>
                <w:sz w:val="24"/>
                <w:szCs w:val="24"/>
              </w:rPr>
              <m:t xml:space="preserve">free</m:t>
            </m:r>
          </m:sub>
        </m:sSub>
      </m:oMath>
      <w:r w:rsidDel="00000000" w:rsidR="00000000" w:rsidRPr="00000000">
        <w:rPr>
          <w:sz w:val="24"/>
          <w:szCs w:val="24"/>
          <w:rtl w:val="0"/>
        </w:rPr>
        <w:t xml:space="preserve">) and (2) ligand-bound Fe (</w:t>
      </w:r>
      <m:oMath>
        <m:r>
          <w:rPr>
            <w:rFonts w:ascii="Cambria Math" w:cs="Cambria Math" w:eastAsia="Cambria Math" w:hAnsi="Cambria Math"/>
            <w:sz w:val="24"/>
            <w:szCs w:val="24"/>
          </w:rPr>
          <m:t xml:space="preserve">F</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3+</m:t>
                </m:r>
              </m:sup>
            </m:sSup>
          </m:e>
          <m:sub>
            <m:r>
              <w:rPr>
                <w:rFonts w:ascii="Cambria Math" w:cs="Cambria Math" w:eastAsia="Cambria Math" w:hAnsi="Cambria Math"/>
                <w:sz w:val="24"/>
                <w:szCs w:val="24"/>
              </w:rPr>
              <m:t xml:space="preserve">ligand</m:t>
            </m:r>
          </m:sub>
        </m:sSub>
      </m:oMath>
      <w:r w:rsidDel="00000000" w:rsidR="00000000" w:rsidRPr="00000000">
        <w:rPr>
          <w:sz w:val="24"/>
          <w:szCs w:val="24"/>
          <w:rtl w:val="0"/>
        </w:rPr>
        <w:t xml:space="preserve">). TDFe in the ocean is mostly present as </w:t>
      </w:r>
      <m:oMath>
        <m:r>
          <w:rPr>
            <w:rFonts w:ascii="Cambria Math" w:cs="Cambria Math" w:eastAsia="Cambria Math" w:hAnsi="Cambria Math"/>
            <w:sz w:val="24"/>
            <w:szCs w:val="24"/>
          </w:rPr>
          <m:t xml:space="preserve">F</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3+</m:t>
                </m:r>
              </m:sup>
            </m:sSup>
          </m:e>
          <m:sub>
            <m:r>
              <w:rPr>
                <w:rFonts w:ascii="Cambria Math" w:cs="Cambria Math" w:eastAsia="Cambria Math" w:hAnsi="Cambria Math"/>
                <w:sz w:val="24"/>
                <w:szCs w:val="24"/>
              </w:rPr>
              <m:t xml:space="preserve">ligand</m:t>
            </m:r>
          </m:sub>
        </m:sSub>
      </m:oMath>
      <w:r w:rsidDel="00000000" w:rsidR="00000000" w:rsidRPr="00000000">
        <w:rPr>
          <w:sz w:val="24"/>
          <w:szCs w:val="24"/>
          <w:rtl w:val="0"/>
        </w:rPr>
        <w:t xml:space="preserve"> (~99%), while </w:t>
      </w:r>
      <m:oMath>
        <m:r>
          <w:rPr>
            <w:rFonts w:ascii="Cambria Math" w:cs="Cambria Math" w:eastAsia="Cambria Math" w:hAnsi="Cambria Math"/>
            <w:sz w:val="24"/>
            <w:szCs w:val="24"/>
          </w:rPr>
          <m:t xml:space="preserve">F</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 3+</m:t>
                </m:r>
              </m:sup>
            </m:sSup>
          </m:e>
          <m:sub>
            <m:r>
              <w:rPr>
                <w:rFonts w:ascii="Cambria Math" w:cs="Cambria Math" w:eastAsia="Cambria Math" w:hAnsi="Cambria Math"/>
                <w:sz w:val="24"/>
                <w:szCs w:val="24"/>
              </w:rPr>
              <m:t xml:space="preserve">free</m:t>
            </m:r>
          </m:sub>
        </m:sSub>
      </m:oMath>
      <w:r w:rsidDel="00000000" w:rsidR="00000000" w:rsidRPr="00000000">
        <w:rPr>
          <w:sz w:val="24"/>
          <w:szCs w:val="24"/>
          <w:rtl w:val="0"/>
        </w:rPr>
        <w:t xml:space="preserve"> is the only species that is susceptible to be scavenged by POC and eliminated from the system when TDFe  is higher than the total concentration of ligands (</w:t>
      </w:r>
      <w:r w:rsidDel="00000000" w:rsidR="00000000" w:rsidRPr="00000000">
        <w:rPr>
          <w:i w:val="1"/>
          <w:sz w:val="24"/>
          <w:szCs w:val="24"/>
          <w:rtl w:val="0"/>
        </w:rPr>
        <w:t xml:space="preserve">L</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In turn, </w:t>
      </w:r>
      <w:r w:rsidDel="00000000" w:rsidR="00000000" w:rsidRPr="00000000">
        <w:rPr>
          <w:i w:val="1"/>
          <w:sz w:val="24"/>
          <w:szCs w:val="24"/>
          <w:rtl w:val="0"/>
        </w:rPr>
        <w:t xml:space="preserve">L</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consists of a free ligand component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free</m:t>
            </m:r>
          </m:sub>
        </m:sSub>
      </m:oMath>
      <w:r w:rsidDel="00000000" w:rsidR="00000000" w:rsidRPr="00000000">
        <w:rPr>
          <w:sz w:val="24"/>
          <w:szCs w:val="24"/>
          <w:rtl w:val="0"/>
        </w:rPr>
        <w:t xml:space="preserve">) and that associated to Fe (</w:t>
      </w:r>
      <m:oMath>
        <m:r>
          <w:rPr>
            <w:rFonts w:ascii="Cambria Math" w:cs="Cambria Math" w:eastAsia="Cambria Math" w:hAnsi="Cambria Math"/>
            <w:sz w:val="24"/>
            <w:szCs w:val="24"/>
          </w:rPr>
          <m:t xml:space="preserve">F</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3+</m:t>
                </m:r>
              </m:sup>
            </m:sSup>
          </m:e>
          <m:sub>
            <m:r>
              <w:rPr>
                <w:rFonts w:ascii="Cambria Math" w:cs="Cambria Math" w:eastAsia="Cambria Math" w:hAnsi="Cambria Math"/>
                <w:sz w:val="24"/>
                <w:szCs w:val="24"/>
              </w:rPr>
              <m:t xml:space="preserve">ligand</m:t>
            </m:r>
          </m:sub>
        </m:sSub>
      </m:oMath>
      <w:r w:rsidDel="00000000" w:rsidR="00000000" w:rsidRPr="00000000">
        <w:rPr>
          <w:sz w:val="24"/>
          <w:szCs w:val="24"/>
          <w:rtl w:val="0"/>
        </w:rPr>
        <w:t xml:space="preserve">), and is invariant and uniform in the water column (0.1 nM) following Parekh et al. (2005) and Doney et al. (2006).</w:t>
      </w:r>
    </w:p>
    <w:p w:rsidR="00000000" w:rsidDel="00000000" w:rsidP="00000000" w:rsidRDefault="00000000" w:rsidRPr="00000000" w14:paraId="00000017">
      <w:pPr>
        <w:rPr>
          <w:color w:val="000000"/>
          <w:sz w:val="24"/>
          <w:szCs w:val="24"/>
        </w:rPr>
      </w:pPr>
      <w:r w:rsidDel="00000000" w:rsidR="00000000" w:rsidRPr="00000000">
        <w:rPr>
          <w:b w:val="1"/>
          <w:sz w:val="26"/>
          <w:szCs w:val="26"/>
        </w:rPr>
        <w:drawing>
          <wp:inline distB="114300" distT="114300" distL="114300" distR="114300">
            <wp:extent cx="5870448" cy="3840480"/>
            <wp:effectExtent b="0" l="0" r="0" t="0"/>
            <wp:docPr descr="Diagram&#10;&#10;Description automatically generated" id="8" name="image1.png"/>
            <a:graphic>
              <a:graphicData uri="http://schemas.openxmlformats.org/drawingml/2006/picture">
                <pic:pic>
                  <pic:nvPicPr>
                    <pic:cNvPr descr="Diagram&#10;&#10;Description automatically generated" id="0" name="image1.png"/>
                    <pic:cNvPicPr preferRelativeResize="0"/>
                  </pic:nvPicPr>
                  <pic:blipFill>
                    <a:blip r:embed="rId13"/>
                    <a:srcRect b="0" l="0" r="0" t="0"/>
                    <a:stretch>
                      <a:fillRect/>
                    </a:stretch>
                  </pic:blipFill>
                  <pic:spPr>
                    <a:xfrm>
                      <a:off x="0" y="0"/>
                      <a:ext cx="5870448" cy="3840480"/>
                    </a:xfrm>
                    <a:prstGeom prst="rect"/>
                    <a:ln/>
                  </pic:spPr>
                </pic:pic>
              </a:graphicData>
            </a:graphic>
          </wp:inline>
        </w:drawing>
      </w:r>
      <w:r w:rsidDel="00000000" w:rsidR="00000000" w:rsidRPr="00000000">
        <w:rPr>
          <w:b w:val="1"/>
          <w:color w:val="000000"/>
          <w:sz w:val="24"/>
          <w:szCs w:val="24"/>
          <w:rtl w:val="0"/>
        </w:rPr>
        <w:t xml:space="preserve">Figure 2. </w:t>
      </w:r>
      <w:r w:rsidDel="00000000" w:rsidR="00000000" w:rsidRPr="00000000">
        <w:rPr>
          <w:color w:val="000000"/>
          <w:sz w:val="24"/>
          <w:szCs w:val="24"/>
          <w:rtl w:val="0"/>
        </w:rPr>
        <w:t xml:space="preserve">The iron (Fe) cycle in cGENIE. The only source of Fe to the ocean is dust. A fraction of supplied Fe will be complexed with organic ligands (</w:t>
      </w:r>
      <m:oMath>
        <m:r>
          <w:rPr>
            <w:rFonts w:ascii="Cambria Math" w:cs="Cambria Math" w:eastAsia="Cambria Math" w:hAnsi="Cambria Math"/>
            <w:color w:val="000000"/>
            <w:sz w:val="24"/>
            <w:szCs w:val="24"/>
          </w:rPr>
          <m:t xml:space="preserve">F</m:t>
        </m:r>
        <m:sSub>
          <m:sSubPr>
            <m:ctrlPr>
              <w:rPr>
                <w:rFonts w:ascii="Cambria Math" w:cs="Cambria Math" w:eastAsia="Cambria Math" w:hAnsi="Cambria Math"/>
                <w:color w:val="000000"/>
                <w:sz w:val="24"/>
                <w:szCs w:val="24"/>
              </w:rPr>
            </m:ctrlPr>
          </m:sSubPr>
          <m:e>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e</m:t>
                </m:r>
              </m:e>
              <m:sup>
                <m:r>
                  <w:rPr>
                    <w:rFonts w:ascii="Cambria Math" w:cs="Cambria Math" w:eastAsia="Cambria Math" w:hAnsi="Cambria Math"/>
                    <w:color w:val="000000"/>
                    <w:sz w:val="24"/>
                    <w:szCs w:val="24"/>
                  </w:rPr>
                  <m:t xml:space="preserve">3+</m:t>
                </m:r>
              </m:sup>
            </m:sSup>
          </m:e>
          <m:sub>
            <m:r>
              <w:rPr>
                <w:rFonts w:ascii="Cambria Math" w:cs="Cambria Math" w:eastAsia="Cambria Math" w:hAnsi="Cambria Math"/>
                <w:color w:val="000000"/>
                <w:sz w:val="24"/>
                <w:szCs w:val="24"/>
              </w:rPr>
              <m:t xml:space="preserve">ligand</m:t>
            </m:r>
          </m:sub>
        </m:sSub>
      </m:oMath>
      <w:r w:rsidDel="00000000" w:rsidR="00000000" w:rsidRPr="00000000">
        <w:rPr>
          <w:color w:val="000000"/>
          <w:sz w:val="24"/>
          <w:szCs w:val="24"/>
          <w:rtl w:val="0"/>
        </w:rPr>
        <w:t xml:space="preserve">), kept in free state (</w:t>
      </w:r>
      <m:oMath>
        <m:r>
          <w:rPr>
            <w:rFonts w:ascii="Cambria Math" w:cs="Cambria Math" w:eastAsia="Cambria Math" w:hAnsi="Cambria Math"/>
            <w:color w:val="000000"/>
            <w:sz w:val="24"/>
            <w:szCs w:val="24"/>
          </w:rPr>
          <m:t xml:space="preserve">F</m:t>
        </m:r>
        <m:sSub>
          <m:sSubPr>
            <m:ctrlPr>
              <w:rPr>
                <w:rFonts w:ascii="Cambria Math" w:cs="Cambria Math" w:eastAsia="Cambria Math" w:hAnsi="Cambria Math"/>
                <w:color w:val="000000"/>
                <w:sz w:val="24"/>
                <w:szCs w:val="24"/>
              </w:rPr>
            </m:ctrlPr>
          </m:sSubPr>
          <m:e>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e</m:t>
                </m:r>
              </m:e>
              <m:sup>
                <m:r>
                  <w:rPr>
                    <w:rFonts w:ascii="Cambria Math" w:cs="Cambria Math" w:eastAsia="Cambria Math" w:hAnsi="Cambria Math"/>
                    <w:color w:val="000000"/>
                    <w:sz w:val="24"/>
                    <w:szCs w:val="24"/>
                  </w:rPr>
                  <m:t xml:space="preserve"> 3+</m:t>
                </m:r>
              </m:sup>
            </m:sSup>
          </m:e>
          <m:sub>
            <m:r>
              <w:rPr>
                <w:rFonts w:ascii="Cambria Math" w:cs="Cambria Math" w:eastAsia="Cambria Math" w:hAnsi="Cambria Math"/>
                <w:color w:val="000000"/>
                <w:sz w:val="24"/>
                <w:szCs w:val="24"/>
              </w:rPr>
              <m:t xml:space="preserve">free</m:t>
            </m:r>
          </m:sub>
        </m:sSub>
      </m:oMath>
      <w:r w:rsidDel="00000000" w:rsidR="00000000" w:rsidRPr="00000000">
        <w:rPr>
          <w:color w:val="000000"/>
          <w:sz w:val="24"/>
          <w:szCs w:val="24"/>
          <w:rtl w:val="0"/>
        </w:rPr>
        <w:t xml:space="preserve">), and scavenged into particulate organic carbon (POC, Particulate Fe) to sink through the water column. The total dissolved Fe pool (TDFe) will be used by biology to generate particulate (POM) and dissolved (DOM) organic matter. The remineralization process will regenerate nutrients and carbon.</w:t>
      </w:r>
    </w:p>
    <w:p w:rsidR="00000000" w:rsidDel="00000000" w:rsidP="00000000" w:rsidRDefault="00000000" w:rsidRPr="00000000" w14:paraId="00000018">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Finally, the Fe:C ratio is variable and parameterized to depend on TDFe, so that Fe requirements at the cellular level depend on Fe availability. Thus, under higher limitation, less Fe will be required and vice versa (a minimum ratio of 250,000 is imposed during maximum Fe limitation):</w:t>
      </w:r>
    </w:p>
    <w:p w:rsidR="00000000" w:rsidDel="00000000" w:rsidP="00000000" w:rsidRDefault="00000000" w:rsidRPr="00000000" w14:paraId="00000019">
      <w:pPr>
        <w:keepNext w:val="1"/>
        <w:pBdr>
          <w:top w:space="0" w:sz="0" w:val="nil"/>
          <w:left w:space="0" w:sz="0" w:val="nil"/>
          <w:bottom w:space="0" w:sz="0" w:val="nil"/>
          <w:right w:space="0" w:sz="0" w:val="nil"/>
          <w:between w:space="0" w:sz="0" w:val="nil"/>
        </w:pBdr>
        <w:spacing w:after="120" w:before="240" w:lineRule="auto"/>
        <w:rPr>
          <w:color w:val="000000"/>
          <w:sz w:val="24"/>
          <w:szCs w:val="24"/>
        </w:rPr>
      </w:pPr>
      <m:oMath>
        <m:r>
          <w:rPr>
            <w:rFonts w:ascii="Cambria Math" w:cs="Cambria Math" w:eastAsia="Cambria Math" w:hAnsi="Cambria Math"/>
            <w:color w:val="000000"/>
            <w:sz w:val="24"/>
            <w:szCs w:val="24"/>
          </w:rPr>
          <m:t xml:space="preserve">Fe:C = </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min(250,000,   103,700 TDFe-0.4225)</m:t>
            </m:r>
          </m:den>
        </m:f>
      </m:oMath>
      <w:r w:rsidDel="00000000" w:rsidR="00000000" w:rsidRPr="00000000">
        <w:rPr>
          <w:color w:val="000000"/>
          <w:sz w:val="24"/>
          <w:szCs w:val="24"/>
          <w:rtl w:val="0"/>
        </w:rPr>
        <w:t xml:space="preserve"> </w:t>
      </w:r>
    </w:p>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2.3 Experimental design</w:t>
      </w:r>
    </w:p>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Six pairs of Holocene-Last Glacial Maximum (LGM) dust deposition rate fields were used as sources of soluble Fe to force cGENIE (for details see Lambert et al., 2021). One of these pairs (</w:t>
      </w:r>
      <w:r w:rsidDel="00000000" w:rsidR="00000000" w:rsidRPr="00000000">
        <w:rPr>
          <w:i w:val="1"/>
          <w:color w:val="000000"/>
          <w:sz w:val="24"/>
          <w:szCs w:val="24"/>
          <w:rtl w:val="0"/>
        </w:rPr>
        <w:t xml:space="preserve">Lambert</w:t>
      </w:r>
      <w:r w:rsidDel="00000000" w:rsidR="00000000" w:rsidRPr="00000000">
        <w:rPr>
          <w:color w:val="000000"/>
          <w:sz w:val="24"/>
          <w:szCs w:val="24"/>
          <w:rtl w:val="0"/>
        </w:rPr>
        <w:t xml:space="preserve">) is derived from paleo-dust observations compiled by Lambert et al. (2015), while the rest are derived from CMIP5 model simulations: </w:t>
      </w:r>
      <w:r w:rsidDel="00000000" w:rsidR="00000000" w:rsidRPr="00000000">
        <w:rPr>
          <w:i w:val="1"/>
          <w:color w:val="000000"/>
          <w:sz w:val="24"/>
          <w:szCs w:val="24"/>
          <w:rtl w:val="0"/>
        </w:rPr>
        <w:t xml:space="preserve">Albani</w:t>
      </w:r>
      <w:r w:rsidDel="00000000" w:rsidR="00000000" w:rsidRPr="00000000">
        <w:rPr>
          <w:color w:val="000000"/>
          <w:sz w:val="24"/>
          <w:szCs w:val="24"/>
          <w:rtl w:val="0"/>
        </w:rPr>
        <w:t xml:space="preserve"> (Albani et al., 2014), </w:t>
      </w:r>
      <w:r w:rsidDel="00000000" w:rsidR="00000000" w:rsidRPr="00000000">
        <w:rPr>
          <w:i w:val="1"/>
          <w:color w:val="000000"/>
          <w:sz w:val="24"/>
          <w:szCs w:val="24"/>
          <w:rtl w:val="0"/>
        </w:rPr>
        <w:t xml:space="preserve">Takemura</w:t>
      </w:r>
      <w:r w:rsidDel="00000000" w:rsidR="00000000" w:rsidRPr="00000000">
        <w:rPr>
          <w:color w:val="000000"/>
          <w:sz w:val="24"/>
          <w:szCs w:val="24"/>
          <w:rtl w:val="0"/>
        </w:rPr>
        <w:t xml:space="preserve"> (Takemura et al., 2009), </w:t>
      </w:r>
      <w:r w:rsidDel="00000000" w:rsidR="00000000" w:rsidRPr="00000000">
        <w:rPr>
          <w:i w:val="1"/>
          <w:color w:val="000000"/>
          <w:sz w:val="24"/>
          <w:szCs w:val="24"/>
          <w:rtl w:val="0"/>
        </w:rPr>
        <w:t xml:space="preserve">Ohgaito</w:t>
      </w:r>
      <w:r w:rsidDel="00000000" w:rsidR="00000000" w:rsidRPr="00000000">
        <w:rPr>
          <w:color w:val="000000"/>
          <w:sz w:val="24"/>
          <w:szCs w:val="24"/>
          <w:rtl w:val="0"/>
        </w:rPr>
        <w:t xml:space="preserve"> (Ohgaito et al., 2018), </w:t>
      </w:r>
      <w:r w:rsidDel="00000000" w:rsidR="00000000" w:rsidRPr="00000000">
        <w:rPr>
          <w:i w:val="1"/>
          <w:color w:val="000000"/>
          <w:sz w:val="24"/>
          <w:szCs w:val="24"/>
          <w:rtl w:val="0"/>
        </w:rPr>
        <w:t xml:space="preserve">MIROC-ESM</w:t>
      </w:r>
      <w:r w:rsidDel="00000000" w:rsidR="00000000" w:rsidRPr="00000000">
        <w:rPr>
          <w:color w:val="000000"/>
          <w:sz w:val="24"/>
          <w:szCs w:val="24"/>
          <w:rtl w:val="0"/>
        </w:rPr>
        <w:t xml:space="preserve"> (Sueyoshi et al., 2013) and </w:t>
      </w:r>
      <w:r w:rsidDel="00000000" w:rsidR="00000000" w:rsidRPr="00000000">
        <w:rPr>
          <w:i w:val="1"/>
          <w:color w:val="000000"/>
          <w:sz w:val="24"/>
          <w:szCs w:val="24"/>
          <w:rtl w:val="0"/>
        </w:rPr>
        <w:t xml:space="preserve">MRI-CGCM3</w:t>
      </w:r>
      <w:r w:rsidDel="00000000" w:rsidR="00000000" w:rsidRPr="00000000">
        <w:rPr>
          <w:color w:val="000000"/>
          <w:sz w:val="24"/>
          <w:szCs w:val="24"/>
          <w:rtl w:val="0"/>
        </w:rPr>
        <w:t xml:space="preserve"> (Yukimoto et al., 2012).</w:t>
      </w:r>
    </w:p>
    <w:p w:rsidR="00000000" w:rsidDel="00000000" w:rsidP="00000000" w:rsidRDefault="00000000" w:rsidRPr="00000000" w14:paraId="0000001C">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Since the solubility of iron in dust is not well known, a sensitivity analysis was carried out by creating different dust iron solubility fields for each dust deposition rate field. To achieve this, we start by deriving a field of fractional Fe solubility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color w:val="000000"/>
          <w:sz w:val="24"/>
          <w:szCs w:val="24"/>
          <w:rtl w:val="0"/>
        </w:rPr>
        <w:t xml:space="preserve">, %) in dust based on each of the twelve dust deposition rate fields described in the previous paragraph (i.e., six for the Holocene and six for the LGM), calculated as:</w:t>
      </w:r>
    </w:p>
    <w:p w:rsidR="00000000" w:rsidDel="00000000" w:rsidP="00000000" w:rsidRDefault="00000000" w:rsidRPr="00000000" w14:paraId="0000001D">
      <w:pPr>
        <w:rPr>
          <w:sz w:val="24"/>
          <w:szCs w:val="24"/>
          <w:highlight w:val="red"/>
        </w:rPr>
      </w:pPr>
      <m:oMath>
        <m:sSub>
          <m:sSubPr>
            <m:ctrlPr>
              <w:rPr>
                <w:rFonts w:ascii="Cambria Math" w:cs="Cambria Math" w:eastAsia="Cambria Math" w:hAnsi="Cambria Math"/>
                <w:sz w:val="24"/>
                <w:szCs w:val="24"/>
              </w:rPr>
            </m:ctrlPr>
          </m:sSubPr>
          <m:e>
            <m:r>
              <m:t>Υ</m:t>
            </m:r>
          </m:e>
          <m:sub>
            <m:r>
              <w:rPr>
                <w:rFonts w:ascii="Cambria Math" w:cs="Cambria Math" w:eastAsia="Cambria Math" w:hAnsi="Cambria Math"/>
                <w:sz w:val="24"/>
                <w:szCs w:val="24"/>
              </w:rPr>
              <m:t xml:space="preserve">Fesol</m:t>
            </m:r>
          </m:sub>
        </m:sSub>
      </m:oMath>
      <w:r w:rsidDel="00000000" w:rsidR="00000000" w:rsidRPr="00000000">
        <w:rPr>
          <w:sz w:val="24"/>
          <w:szCs w:val="24"/>
          <w:rtl w:val="0"/>
        </w:rPr>
        <w:t xml:space="preserve"> = </w:t>
      </w:r>
      <m:oMath>
        <m:sSub>
          <m:sSubPr>
            <m:ctrlPr>
              <w:rPr>
                <w:rFonts w:ascii="Cambria Math" w:cs="Cambria Math" w:eastAsia="Cambria Math" w:hAnsi="Cambria Math"/>
                <w:sz w:val="24"/>
                <w:szCs w:val="24"/>
              </w:rPr>
            </m:ctrlPr>
          </m:sSubPr>
          <m:e>
            <m:r>
              <m:t>γ</m:t>
            </m:r>
          </m:e>
          <m:sub>
            <m:r>
              <w:rPr>
                <w:rFonts w:ascii="Cambria Math" w:cs="Cambria Math" w:eastAsia="Cambria Math" w:hAnsi="Cambria Math"/>
                <w:sz w:val="24"/>
                <w:szCs w:val="24"/>
              </w:rPr>
              <m:t xml:space="preserve">Fesol</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dust</m:t>
                </m:r>
              </m:sub>
            </m:sSub>
          </m:e>
          <m:sup>
            <m:r>
              <w:rPr>
                <w:rFonts w:ascii="Cambria Math" w:cs="Cambria Math" w:eastAsia="Cambria Math" w:hAnsi="Cambria Math"/>
                <w:sz w:val="24"/>
                <w:szCs w:val="24"/>
              </w:rPr>
              <m:t xml:space="preserve">-0.5</m:t>
            </m:r>
          </m:sup>
        </m:sSup>
      </m:oMath>
      <w:r w:rsidDel="00000000" w:rsidR="00000000" w:rsidRPr="00000000">
        <w:rPr>
          <w:sz w:val="24"/>
          <w:szCs w:val="24"/>
          <w:rtl w:val="0"/>
        </w:rPr>
        <w:t xml:space="preserve">,</w:t>
      </w:r>
      <w:r w:rsidDel="00000000" w:rsidR="00000000" w:rsidRPr="00000000">
        <w:rPr>
          <w:sz w:val="24"/>
          <w:szCs w:val="24"/>
          <w:highlight w:val="red"/>
          <w:rtl w:val="0"/>
        </w:rPr>
        <w:t xml:space="preserve"> </w:t>
      </w:r>
    </w:p>
    <w:p w:rsidR="00000000" w:rsidDel="00000000" w:rsidP="00000000" w:rsidRDefault="00000000" w:rsidRPr="00000000" w14:paraId="0000001E">
      <w:pPr>
        <w:keepNext w:val="1"/>
        <w:pBdr>
          <w:top w:space="0" w:sz="0" w:val="nil"/>
          <w:left w:space="0" w:sz="0" w:val="nil"/>
          <w:bottom w:space="0" w:sz="0" w:val="nil"/>
          <w:right w:space="0" w:sz="0" w:val="nil"/>
          <w:between w:space="0" w:sz="0" w:val="nil"/>
        </w:pBdr>
        <w:spacing w:after="120" w:before="240" w:lineRule="auto"/>
        <w:rPr>
          <w:sz w:val="24"/>
          <w:szCs w:val="24"/>
        </w:rPr>
      </w:pPr>
      <w:r w:rsidDel="00000000" w:rsidR="00000000" w:rsidRPr="00000000">
        <w:rPr>
          <w:color w:val="000000"/>
          <w:sz w:val="24"/>
          <w:szCs w:val="24"/>
          <w:rtl w:val="0"/>
        </w:rPr>
        <w:t xml:space="preserve">where </w:t>
      </w:r>
      <m:oMath>
        <m:sSub>
          <m:sSubPr>
            <m:ctrlPr>
              <w:rPr>
                <w:rFonts w:ascii="Cambria Math" w:cs="Cambria Math" w:eastAsia="Cambria Math" w:hAnsi="Cambria Math"/>
                <w:color w:val="000000"/>
                <w:sz w:val="24"/>
                <w:szCs w:val="24"/>
              </w:rPr>
            </m:ctrlPr>
          </m:sSubPr>
          <m:e>
            <m:r>
              <m:t>γ</m:t>
            </m:r>
          </m:e>
          <m:sub>
            <m:r>
              <w:rPr>
                <w:rFonts w:ascii="Cambria Math" w:cs="Cambria Math" w:eastAsia="Cambria Math" w:hAnsi="Cambria Math"/>
                <w:color w:val="000000"/>
                <w:sz w:val="24"/>
                <w:szCs w:val="24"/>
              </w:rPr>
              <m:t xml:space="preserve">Fesol</m:t>
            </m:r>
          </m:sub>
        </m:sSub>
      </m:oMath>
      <w:r w:rsidDel="00000000" w:rsidR="00000000" w:rsidRPr="00000000">
        <w:rPr>
          <w:color w:val="000000"/>
          <w:sz w:val="24"/>
          <w:szCs w:val="24"/>
          <w:rtl w:val="0"/>
        </w:rPr>
        <w:t xml:space="preserve"> is a scaling factor and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C</m:t>
            </m:r>
          </m:e>
          <m:sub>
            <m:r>
              <w:rPr>
                <w:rFonts w:ascii="Cambria Math" w:cs="Cambria Math" w:eastAsia="Cambria Math" w:hAnsi="Cambria Math"/>
                <w:color w:val="000000"/>
                <w:sz w:val="24"/>
                <w:szCs w:val="24"/>
              </w:rPr>
              <m:t xml:space="preserve">dust</m:t>
            </m:r>
          </m:sub>
        </m:sSub>
      </m:oMath>
      <w:r w:rsidDel="00000000" w:rsidR="00000000" w:rsidRPr="00000000">
        <w:rPr>
          <w:color w:val="000000"/>
          <w:sz w:val="24"/>
          <w:szCs w:val="24"/>
          <w:rtl w:val="0"/>
        </w:rPr>
        <w:t xml:space="preserve"> is the concentration of dust in the surface ocean layer (see Text S1 of the Supplementary Information for further details). This relationship reflects observations that iron solubility of dust aerosols in weak acid solutions is inversely proportional to atmospheric dust load (Baker and Jickells, 2006).</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Additionally, based on these twelve derived iron solubility reconstructions we created new fields by scaling all grid values by the same factor, as well as by scaling values of grid cells located within one of the five High-Nutrient, Low Chlorophyll (HNLC) ocean basins with respect to all other grid cells outside of any given HNLC ocean. In all cases the scaling factors used were 0.33, 0.67, 1.00 (i.e., no scaling factor applied), 2.00, and 3.00. Consequently, the model was forced with a total of 150 Holocene-LGM pairs of dust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sz w:val="24"/>
          <w:szCs w:val="24"/>
          <w:rtl w:val="0"/>
        </w:rPr>
        <w:t xml:space="preserve"> fields. As we are interested in performing a sensitivity analysis of aeolian iron inputs to ocean CO</w:t>
      </w:r>
      <w:r w:rsidDel="00000000" w:rsidR="00000000" w:rsidRPr="00000000">
        <w:rPr>
          <w:sz w:val="24"/>
          <w:szCs w:val="24"/>
          <w:vertAlign w:val="subscript"/>
          <w:rtl w:val="0"/>
        </w:rPr>
        <w:t xml:space="preserve">2</w:t>
      </w:r>
      <w:r w:rsidDel="00000000" w:rsidR="00000000" w:rsidRPr="00000000">
        <w:rPr>
          <w:sz w:val="24"/>
          <w:szCs w:val="24"/>
          <w:rtl w:val="0"/>
        </w:rPr>
        <w:t xml:space="preserve"> drawdown, all additional supplies of Fe associated with sedimentary processes in the ocean were not considered.</w:t>
      </w:r>
    </w:p>
    <w:p w:rsidR="00000000" w:rsidDel="00000000" w:rsidP="00000000" w:rsidRDefault="00000000" w:rsidRPr="00000000" w14:paraId="00000020">
      <w:pPr>
        <w:keepNext w:val="1"/>
        <w:pBdr>
          <w:top w:space="0" w:sz="0" w:val="nil"/>
          <w:left w:space="0" w:sz="0" w:val="nil"/>
          <w:bottom w:space="0" w:sz="0" w:val="nil"/>
          <w:right w:space="0" w:sz="0" w:val="nil"/>
          <w:between w:space="0" w:sz="0" w:val="nil"/>
        </w:pBdr>
        <w:spacing w:after="120" w:before="240" w:lineRule="auto"/>
        <w:rPr>
          <w:color w:val="000000"/>
          <w:sz w:val="24"/>
          <w:szCs w:val="24"/>
        </w:rPr>
      </w:pPr>
      <w:r w:rsidDel="00000000" w:rsidR="00000000" w:rsidRPr="00000000">
        <w:rPr>
          <w:color w:val="000000"/>
          <w:sz w:val="24"/>
          <w:szCs w:val="24"/>
          <w:rtl w:val="0"/>
        </w:rPr>
        <w:t xml:space="preserve">2.4 Simulation</w:t>
      </w:r>
    </w:p>
    <w:p w:rsidR="00000000" w:rsidDel="00000000" w:rsidP="00000000" w:rsidRDefault="00000000" w:rsidRPr="00000000" w14:paraId="00000021">
      <w:pPr>
        <w:rPr>
          <w:sz w:val="24"/>
          <w:szCs w:val="24"/>
        </w:rPr>
      </w:pPr>
      <w:r w:rsidDel="00000000" w:rsidR="00000000" w:rsidRPr="00000000">
        <w:rPr>
          <w:sz w:val="24"/>
          <w:szCs w:val="24"/>
          <w:rtl w:val="0"/>
        </w:rPr>
        <w:t xml:space="preserve">We spun up cGENIE by performing six different 10,000-year pre-industrial experiments in which atmospheric carbon dioxide (CO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 was fixed at 278 ppmv (Figure 3). Each of these six simulations was forced by a </w:t>
      </w:r>
      <w:sdt>
        <w:sdtPr>
          <w:tag w:val="goog_rdk_0"/>
        </w:sdtPr>
        <w:sdtContent>
          <w:commentRangeStart w:id="0"/>
        </w:sdtContent>
      </w:sdt>
      <w:r w:rsidDel="00000000" w:rsidR="00000000" w:rsidRPr="00000000">
        <w:rPr>
          <w:sz w:val="24"/>
          <w:szCs w:val="24"/>
          <w:rtl w:val="0"/>
        </w:rPr>
        <w:t xml:space="preserve">different </w:t>
      </w:r>
      <w:commentRangeEnd w:id="0"/>
      <w:r w:rsidDel="00000000" w:rsidR="00000000" w:rsidRPr="00000000">
        <w:commentReference w:id="0"/>
      </w:r>
      <w:r w:rsidDel="00000000" w:rsidR="00000000" w:rsidRPr="00000000">
        <w:rPr>
          <w:sz w:val="24"/>
          <w:szCs w:val="24"/>
          <w:rtl w:val="0"/>
        </w:rPr>
        <w:t xml:space="preserve">Holocene dust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sz w:val="24"/>
          <w:szCs w:val="24"/>
          <w:rtl w:val="0"/>
        </w:rPr>
        <w:t xml:space="preserve"> field. Starting from the end of each spin-up, we ran global and regional sensitivity experiments as described in the previous section for the Holocene and LGM, allowing the model to run for an extra 10,000 years. Finally, we took the mean of the last 500 years of </w:t>
      </w:r>
      <w:r w:rsidDel="00000000" w:rsidR="00000000" w:rsidRPr="00000000">
        <w:rPr>
          <w:sz w:val="24"/>
          <w:szCs w:val="24"/>
          <w:rtl w:val="0"/>
        </w:rPr>
        <w:t xml:space="preserve">CO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w:t>
      </w:r>
      <w:r w:rsidDel="00000000" w:rsidR="00000000" w:rsidRPr="00000000">
        <w:rPr>
          <w:sz w:val="24"/>
          <w:szCs w:val="24"/>
          <w:rtl w:val="0"/>
        </w:rPr>
        <w:t xml:space="preserve"> and carbon export rate from each simulation.</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color w:val="000000"/>
          <w:sz w:val="24"/>
          <w:szCs w:val="24"/>
          <w:rtl w:val="0"/>
        </w:rPr>
        <w:t xml:space="preserve">3 Results and </w:t>
      </w:r>
      <w:r w:rsidDel="00000000" w:rsidR="00000000" w:rsidRPr="00000000">
        <w:rPr>
          <w:b w:val="1"/>
          <w:sz w:val="24"/>
          <w:szCs w:val="24"/>
          <w:rtl w:val="0"/>
        </w:rPr>
        <w:t xml:space="preserve">d</w:t>
      </w:r>
      <w:r w:rsidDel="00000000" w:rsidR="00000000" w:rsidRPr="00000000">
        <w:rPr>
          <w:b w:val="1"/>
          <w:color w:val="000000"/>
          <w:sz w:val="24"/>
          <w:szCs w:val="24"/>
          <w:rtl w:val="0"/>
        </w:rPr>
        <w:t xml:space="preserve">iscussion</w:t>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color w:val="ff0000"/>
          <w:sz w:val="24"/>
          <w:szCs w:val="24"/>
        </w:rPr>
      </w:pPr>
      <w:sdt>
        <w:sdtPr>
          <w:tag w:val="goog_rdk_2"/>
        </w:sdtPr>
        <w:sdtContent>
          <w:ins w:author="Nicolás Cosentino" w:id="0" w:date="2023-04-07T12:51:13Z">
            <w:r w:rsidDel="00000000" w:rsidR="00000000" w:rsidRPr="00000000">
              <w:rPr>
                <w:sz w:val="24"/>
                <w:szCs w:val="24"/>
                <w:rtl w:val="0"/>
              </w:rPr>
              <w:t xml:space="preserve">3.1 </w:t>
            </w:r>
            <w:r w:rsidDel="00000000" w:rsidR="00000000" w:rsidRPr="00000000">
              <w:rPr>
                <w:color w:val="ff0000"/>
                <w:sz w:val="24"/>
                <w:szCs w:val="24"/>
                <w:rtl w:val="0"/>
              </w:rPr>
              <w:t xml:space="preserve">Nombre de esta sección</w:t>
            </w:r>
          </w:ins>
        </w:sdtContent>
      </w:sdt>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color w:val="000000"/>
          <w:sz w:val="24"/>
          <w:szCs w:val="24"/>
        </w:rPr>
      </w:pPr>
      <w:r w:rsidDel="00000000" w:rsidR="00000000" w:rsidRPr="00000000">
        <w:rPr>
          <w:sz w:val="24"/>
          <w:szCs w:val="24"/>
          <w:rtl w:val="0"/>
        </w:rPr>
        <w:t xml:space="preserve">Figure 4 shows the mean fields of dust deposition rate considered in this study for the Holocene (Figure 4a) and LGM (Figure 4c), based on six Holocene-LGM pairs of individual fields as described in section 2.3, as well as the derived mean fields of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sz w:val="24"/>
          <w:szCs w:val="24"/>
          <w:rtl w:val="0"/>
        </w:rPr>
        <w:t xml:space="preserve"> in dust aerosols for the Holocene (Figure 4b) and LGM (Figure 4d). The latter constitute the base input </w:t>
      </w:r>
      <w:r w:rsidDel="00000000" w:rsidR="00000000" w:rsidRPr="00000000">
        <w:rPr>
          <w:color w:val="000000"/>
          <w:sz w:val="24"/>
          <w:szCs w:val="24"/>
          <w:rtl w:val="0"/>
        </w:rPr>
        <w:t xml:space="preserve">fields of soluble Fe for our biogeochemical simulations.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5943600" cy="47625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Flow chart describing the experiment design. The gray box shows the general configuration used for spin-up and sensitivity experiment simulations. White boxes labeled </w:t>
      </w:r>
      <w:r w:rsidDel="00000000" w:rsidR="00000000" w:rsidRPr="00000000">
        <w:rPr>
          <w:i w:val="1"/>
          <w:sz w:val="24"/>
          <w:szCs w:val="24"/>
          <w:rtl w:val="0"/>
        </w:rPr>
        <w:t xml:space="preserve">Dust 1-6</w:t>
      </w:r>
      <w:r w:rsidDel="00000000" w:rsidR="00000000" w:rsidRPr="00000000">
        <w:rPr>
          <w:sz w:val="24"/>
          <w:szCs w:val="24"/>
          <w:rtl w:val="0"/>
        </w:rPr>
        <w:t xml:space="preserve"> represent the six Last Glacial Maximum (LGM) and six Holocene dust deposition flux fields used as input to the simulations, while the associated input fields of dust fractional iron (Fe) solubility are represented by white boxes labeled </w:t>
      </w:r>
      <w:r w:rsidDel="00000000" w:rsidR="00000000" w:rsidRPr="00000000">
        <w:rPr>
          <w:i w:val="1"/>
          <w:sz w:val="24"/>
          <w:szCs w:val="24"/>
          <w:rtl w:val="0"/>
        </w:rPr>
        <w:t xml:space="preserve">Sol. 1-6</w:t>
      </w:r>
      <w:r w:rsidDel="00000000" w:rsidR="00000000" w:rsidRPr="00000000">
        <w:rPr>
          <w:sz w:val="24"/>
          <w:szCs w:val="24"/>
          <w:rtl w:val="0"/>
        </w:rPr>
        <w:t xml:space="preserve">. The top blue box represents the spin-up simulations run for each input field of dust flux, using a fixed value for atmospheric carbon dioxide (CO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 The bottom blue box represents the control simulations run with unprescribed CO</w:t>
      </w:r>
      <w:r w:rsidDel="00000000" w:rsidR="00000000" w:rsidRPr="00000000">
        <w:rPr>
          <w:sz w:val="24"/>
          <w:szCs w:val="24"/>
          <w:vertAlign w:val="subscript"/>
          <w:rtl w:val="0"/>
        </w:rPr>
        <w:t xml:space="preserve">2</w:t>
      </w:r>
      <w:r w:rsidDel="00000000" w:rsidR="00000000" w:rsidRPr="00000000">
        <w:rPr>
          <w:sz w:val="24"/>
          <w:szCs w:val="24"/>
          <w:rtl w:val="0"/>
        </w:rPr>
        <w:t xml:space="preserve"> for each input dust field (six for LGM and six for the Holocene). The bottom yellow box represents the main set of sensitivity experiment simulations, in which for all 12 input fields of dust fractional iron solubility, all grids of a given high-nutrient, low-chlorophyll (HNLC) ocean basin  are multiplied by the same scalar factor.</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keepNext w:val="1"/>
        <w:pBdr>
          <w:top w:space="0" w:sz="0" w:val="nil"/>
          <w:left w:space="0" w:sz="0" w:val="nil"/>
          <w:bottom w:space="0" w:sz="0" w:val="nil"/>
          <w:right w:space="0" w:sz="0" w:val="nil"/>
          <w:between w:space="0" w:sz="0" w:val="nil"/>
        </w:pBdr>
        <w:spacing w:after="120" w:before="240" w:lineRule="auto"/>
        <w:rPr>
          <w:sz w:val="24"/>
          <w:szCs w:val="24"/>
        </w:rPr>
      </w:pPr>
      <w:r w:rsidDel="00000000" w:rsidR="00000000" w:rsidRPr="00000000">
        <w:rPr>
          <w:color w:val="000000"/>
          <w:sz w:val="24"/>
          <w:szCs w:val="24"/>
          <w:rtl w:val="0"/>
        </w:rPr>
        <w:t xml:space="preserve">To properly interpret these results, it is important to clearly identify what processes of Fe solubilization are being captured by our methodology, and which are not. As was mentioned previously, the inverse relationship between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color w:val="000000"/>
          <w:sz w:val="24"/>
          <w:szCs w:val="24"/>
          <w:rtl w:val="0"/>
        </w:rPr>
        <w:t xml:space="preserve"> in dust and atmospheric dust load used to derive our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color w:val="000000"/>
          <w:sz w:val="24"/>
          <w:szCs w:val="24"/>
          <w:rtl w:val="0"/>
        </w:rPr>
        <w:t xml:space="preserve"> fields is based on laboratory Fe leaching experiments of aerosol samples collected over the ocean using a weakly acidic solution (Baker and Jickells, 2006). Under these conditions, Fe extracted into solution consists of a highly labile Fe fraction that may be extracted in pure water, and a water-insoluble fraction that is solubilized under weakly acidic conditions. Together, these two fractions constitute the so-called </w:t>
      </w:r>
      <w:r w:rsidDel="00000000" w:rsidR="00000000" w:rsidRPr="00000000">
        <w:rPr>
          <w:i w:val="1"/>
          <w:color w:val="000000"/>
          <w:sz w:val="24"/>
          <w:szCs w:val="24"/>
          <w:rtl w:val="0"/>
        </w:rPr>
        <w:t xml:space="preserve">labile</w:t>
      </w:r>
      <w:r w:rsidDel="00000000" w:rsidR="00000000" w:rsidRPr="00000000">
        <w:rPr>
          <w:color w:val="000000"/>
          <w:sz w:val="24"/>
          <w:szCs w:val="24"/>
          <w:rtl w:val="0"/>
        </w:rPr>
        <w:t xml:space="preserve"> Fe (Perron et al., 2020). The highly labile fraction of Fe represents non-structural Fe adsorbed onto mineral surfaces, the so-called </w:t>
      </w:r>
      <w:r w:rsidDel="00000000" w:rsidR="00000000" w:rsidRPr="00000000">
        <w:rPr>
          <w:i w:val="1"/>
          <w:color w:val="000000"/>
          <w:sz w:val="24"/>
          <w:szCs w:val="24"/>
          <w:rtl w:val="0"/>
        </w:rPr>
        <w:t xml:space="preserve">soluble</w:t>
      </w:r>
      <w:r w:rsidDel="00000000" w:rsidR="00000000" w:rsidRPr="00000000">
        <w:rPr>
          <w:color w:val="000000"/>
          <w:sz w:val="24"/>
          <w:szCs w:val="24"/>
          <w:rtl w:val="0"/>
        </w:rPr>
        <w:t xml:space="preserve"> Fe (Perron et al., 2020), so that leaching experiments performed with pure water (or seawater) mimic Fe solubilization during transport in non-acidic air masses (e.g., Chomchoei et al., 2005; Cosentino et al., 2020; Simonella et al., 2022). This Fe fraction may be considered the source-inherited Fe in dust, readily available without the need of atmospheric processing (Cosentino et al., 2020; Simonella et al., 2020). In turn, the water-insoluble, weak acid-soluble Fe represents structural Fe predominantly in clay minerals (Journet et al., 2008; Marcotte et al., 2020; Simonella et al., 2022), so that Fe leaching experiments with weak acids mimic proton-induced Fe processing during transport in acidic atmospheres (e.g., Cosentino et al., 2020; Simonella et al., 20</w:t>
      </w:r>
      <w:r w:rsidDel="00000000" w:rsidR="00000000" w:rsidRPr="00000000">
        <w:rPr>
          <w:sz w:val="24"/>
          <w:szCs w:val="24"/>
          <w:rtl w:val="0"/>
        </w:rPr>
        <w:t xml:space="preserve">22</w:t>
      </w:r>
      <w:r w:rsidDel="00000000" w:rsidR="00000000" w:rsidRPr="00000000">
        <w:rPr>
          <w:color w:val="000000"/>
          <w:sz w:val="24"/>
          <w:szCs w:val="24"/>
          <w:rtl w:val="0"/>
        </w:rPr>
        <w:t xml:space="preserve">). Because soluble Fe is usually a small fraction of labile Fe, as low as 1% even in close-to-source dust aerosols (e.g., Simonella et al., 2022), and because the relationship we used to derive our input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color w:val="000000"/>
          <w:sz w:val="24"/>
          <w:szCs w:val="24"/>
          <w:rtl w:val="0"/>
        </w:rPr>
        <w:t xml:space="preserve"> fields represents labile Fe (Baker and Jickells, 2006), these fields mainly represent Fe solubility enhancement due to progressive fining of dust with greater distance traveled and associated rises in particle reactivity due to higher surface-to-volume ratios (Baker and Jickells, 2006; Cwiertny et al., 2008). Instead, our input fields do not capture differences in source-inherited Fe solubility of dust.</w:t>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Pr>
        <w:drawing>
          <wp:inline distB="0" distT="0" distL="0" distR="0">
            <wp:extent cx="5943600" cy="3442335"/>
            <wp:effectExtent b="0" l="0" r="0" t="0"/>
            <wp:docPr descr="A picture containing text, electronics, screenshot, display&#10;&#10;Description automatically generated" id="10" name="image3.png"/>
            <a:graphic>
              <a:graphicData uri="http://schemas.openxmlformats.org/drawingml/2006/picture">
                <pic:pic>
                  <pic:nvPicPr>
                    <pic:cNvPr descr="A picture containing text, electronics, screenshot, display&#10;&#10;Description automatically generated" id="0" name="image3.png"/>
                    <pic:cNvPicPr preferRelativeResize="0"/>
                  </pic:nvPicPr>
                  <pic:blipFill>
                    <a:blip r:embed="rId15"/>
                    <a:srcRect b="0" l="0" r="0" t="0"/>
                    <a:stretch>
                      <a:fillRect/>
                    </a:stretch>
                  </pic:blipFill>
                  <pic:spPr>
                    <a:xfrm>
                      <a:off x="0" y="0"/>
                      <a:ext cx="5943600" cy="344233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000000"/>
          <w:sz w:val="24"/>
          <w:szCs w:val="24"/>
        </w:rPr>
      </w:pPr>
      <w:r w:rsidDel="00000000" w:rsidR="00000000" w:rsidRPr="00000000">
        <w:rPr>
          <w:b w:val="1"/>
          <w:color w:val="000000"/>
          <w:sz w:val="24"/>
          <w:szCs w:val="24"/>
          <w:rtl w:val="0"/>
        </w:rPr>
        <w:t xml:space="preserve">Figure 4. </w:t>
      </w:r>
      <w:r w:rsidDel="00000000" w:rsidR="00000000" w:rsidRPr="00000000">
        <w:rPr>
          <w:color w:val="000000"/>
          <w:sz w:val="24"/>
          <w:szCs w:val="24"/>
          <w:rtl w:val="0"/>
        </w:rPr>
        <w:t xml:space="preserve">Mean field of (a) Holocene and (c) Last Glacial Maximum (LGM) dust deposition rate derived from the six Holocene-LGM field pairs used in this study, and calculated fractional Fe solubility in deposited dust for the (b) Holocene and (d) LGM.</w:t>
      </w:r>
    </w:p>
    <w:p w:rsidR="00000000" w:rsidDel="00000000" w:rsidP="00000000" w:rsidRDefault="00000000" w:rsidRPr="00000000" w14:paraId="00000030">
      <w:pPr>
        <w:rPr>
          <w:color w:val="000000"/>
          <w:sz w:val="24"/>
          <w:szCs w:val="24"/>
        </w:rPr>
      </w:pPr>
      <w:r w:rsidDel="00000000" w:rsidR="00000000" w:rsidRPr="00000000">
        <w:rPr>
          <w:rtl w:val="0"/>
        </w:rPr>
      </w:r>
    </w:p>
    <w:p w:rsidR="00000000" w:rsidDel="00000000" w:rsidP="00000000" w:rsidRDefault="00000000" w:rsidRPr="00000000" w14:paraId="00000031">
      <w:pPr>
        <w:rPr>
          <w:color w:val="000000"/>
          <w:sz w:val="24"/>
          <w:szCs w:val="24"/>
        </w:rPr>
      </w:pPr>
      <w:r w:rsidDel="00000000" w:rsidR="00000000" w:rsidRPr="00000000">
        <w:rPr>
          <w:color w:val="000000"/>
          <w:sz w:val="24"/>
          <w:szCs w:val="24"/>
          <w:rtl w:val="0"/>
        </w:rPr>
        <w:t xml:space="preserve">Table 1 shows mean global dust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color w:val="000000"/>
          <w:sz w:val="24"/>
          <w:szCs w:val="24"/>
          <w:rtl w:val="0"/>
        </w:rPr>
        <w:t xml:space="preserve"> for the Holocene and LGM, as well as regional averages for the main HNLC ocean basins, for each of the dust fields used in this study. Given the higher dust loads during the LGM, dust </w:t>
      </w:r>
      <m:oMath>
        <m:sSub>
          <m:sSubPr>
            <m:ctrlPr>
              <w:rPr>
                <w:rFonts w:ascii="Cambria Math" w:cs="Cambria Math" w:eastAsia="Cambria Math" w:hAnsi="Cambria Math"/>
                <w:color w:val="000000"/>
                <w:sz w:val="24"/>
                <w:szCs w:val="24"/>
              </w:rPr>
            </m:ctrlPr>
          </m:sSubPr>
          <m:e>
            <m:r>
              <m:t>Υ</m:t>
            </m:r>
          </m:e>
          <m:sub>
            <m:r>
              <w:rPr>
                <w:rFonts w:ascii="Cambria Math" w:cs="Cambria Math" w:eastAsia="Cambria Math" w:hAnsi="Cambria Math"/>
                <w:color w:val="000000"/>
                <w:sz w:val="24"/>
                <w:szCs w:val="24"/>
              </w:rPr>
              <m:t xml:space="preserve">Fesol</m:t>
            </m:r>
          </m:sub>
        </m:sSub>
      </m:oMath>
      <w:r w:rsidDel="00000000" w:rsidR="00000000" w:rsidRPr="00000000">
        <w:rPr>
          <w:color w:val="000000"/>
          <w:sz w:val="24"/>
          <w:szCs w:val="24"/>
          <w:rtl w:val="0"/>
        </w:rPr>
        <w:t xml:space="preserve"> reaches a global mean of 0.38% which is lower than that of the Holocene (0.65%). </w:t>
      </w:r>
      <w:sdt>
        <w:sdtPr>
          <w:tag w:val="goog_rdk_3"/>
        </w:sdtPr>
        <w:sdtContent>
          <w:commentRangeStart w:id="1"/>
        </w:sdtContent>
      </w:sdt>
      <w:r w:rsidDel="00000000" w:rsidR="00000000" w:rsidRPr="00000000">
        <w:rPr>
          <w:color w:val="000000"/>
          <w:sz w:val="24"/>
          <w:szCs w:val="24"/>
          <w:rtl w:val="0"/>
        </w:rPr>
        <w:t xml:space="preserve">Although the solubility of Fe is considered to vary between 1-10%, for values only coming from the relationship between dust flux and time deposition, numerous works use global measures below or close to 1% (Lambert et al., 2021; Odalen et al., 2020; Saini et al., 2022; Tagliabue et al., 2016).</w:t>
      </w:r>
      <w:commentRangeEnd w:id="1"/>
      <w:r w:rsidDel="00000000" w:rsidR="00000000" w:rsidRPr="00000000">
        <w:commentReference w:id="1"/>
      </w:r>
      <w:r w:rsidDel="00000000" w:rsidR="00000000" w:rsidRPr="00000000">
        <w:rPr>
          <w:color w:val="000000"/>
          <w:sz w:val="24"/>
          <w:szCs w:val="24"/>
          <w:rtl w:val="0"/>
        </w:rPr>
        <w:t xml:space="preserve"> The MIROC-ESM model shows the highest average values (~0.77% on average for both periods), except for the Ohgaito model which reaches ~1% during the Holocene. During the LGM all models show much greater variability. </w:t>
      </w:r>
      <w:sdt>
        <w:sdtPr>
          <w:tag w:val="goog_rdk_4"/>
        </w:sdtPr>
        <w:sdtContent>
          <w:commentRangeStart w:id="2"/>
        </w:sdtContent>
      </w:sdt>
      <w:r w:rsidDel="00000000" w:rsidR="00000000" w:rsidRPr="00000000">
        <w:rPr>
          <w:color w:val="000000"/>
          <w:sz w:val="24"/>
          <w:szCs w:val="24"/>
          <w:rtl w:val="0"/>
        </w:rPr>
        <w:t xml:space="preserve">The relationship </w:t>
      </w:r>
      <w:commentRangeEnd w:id="2"/>
      <w:r w:rsidDel="00000000" w:rsidR="00000000" w:rsidRPr="00000000">
        <w:commentReference w:id="2"/>
      </w:r>
      <w:r w:rsidDel="00000000" w:rsidR="00000000" w:rsidRPr="00000000">
        <w:rPr>
          <w:color w:val="000000"/>
          <w:sz w:val="24"/>
          <w:szCs w:val="24"/>
          <w:rtl w:val="0"/>
        </w:rPr>
        <w:t xml:space="preserve">between the Ohgaito, Takemura and MIROC-ESM models is not unexpected, as these models either do not </w:t>
      </w:r>
      <w:sdt>
        <w:sdtPr>
          <w:tag w:val="goog_rdk_5"/>
        </w:sdtPr>
        <w:sdtContent>
          <w:commentRangeStart w:id="3"/>
        </w:sdtContent>
      </w:sdt>
      <w:r w:rsidDel="00000000" w:rsidR="00000000" w:rsidRPr="00000000">
        <w:rPr>
          <w:color w:val="000000"/>
          <w:sz w:val="24"/>
          <w:szCs w:val="24"/>
          <w:rtl w:val="0"/>
        </w:rPr>
        <w:t xml:space="preserve">include or tend to underestimate source of dust at latitudes south of 30°S of glaciogenic origin or otherwise, which could provide greater heterogeneity</w:t>
      </w:r>
      <w:commentRangeEnd w:id="3"/>
      <w:r w:rsidDel="00000000" w:rsidR="00000000" w:rsidRPr="00000000">
        <w:commentReference w:id="3"/>
      </w:r>
      <w:r w:rsidDel="00000000" w:rsidR="00000000" w:rsidRPr="00000000">
        <w:rPr>
          <w:color w:val="000000"/>
          <w:sz w:val="24"/>
          <w:szCs w:val="24"/>
          <w:rtl w:val="0"/>
        </w:rPr>
        <w:t xml:space="preserve">. Nevertheless, although the Lambert model is the farthest from the average it has the best adjustment with the </w:t>
      </w:r>
      <w:sdt>
        <w:sdtPr>
          <w:tag w:val="goog_rdk_6"/>
        </w:sdtPr>
        <w:sdtContent>
          <w:commentRangeStart w:id="4"/>
        </w:sdtContent>
      </w:sdt>
      <w:r w:rsidDel="00000000" w:rsidR="00000000" w:rsidRPr="00000000">
        <w:rPr>
          <w:color w:val="000000"/>
          <w:sz w:val="24"/>
          <w:szCs w:val="24"/>
          <w:rtl w:val="0"/>
        </w:rPr>
        <w:t xml:space="preserve">core datasets for the LGM</w:t>
      </w:r>
      <w:commentRangeEnd w:id="4"/>
      <w:r w:rsidDel="00000000" w:rsidR="00000000" w:rsidRPr="00000000">
        <w:commentReference w:id="4"/>
      </w:r>
      <w:r w:rsidDel="00000000" w:rsidR="00000000" w:rsidRPr="00000000">
        <w:rPr>
          <w:color w:val="000000"/>
          <w:sz w:val="24"/>
          <w:szCs w:val="24"/>
          <w:rtl w:val="0"/>
        </w:rPr>
        <w:t xml:space="preserve">. Regionally, the Eastern Central Pacific (CEP) along with the Southern Oceans (SO, South Pacific (SP) and South Indian Atlantic (SAI)) show the highest dissolved iron inputs, </w:t>
      </w:r>
      <w:sdt>
        <w:sdtPr>
          <w:tag w:val="goog_rdk_7"/>
        </w:sdtPr>
        <w:sdtContent>
          <w:commentRangeStart w:id="5"/>
        </w:sdtContent>
      </w:sdt>
      <w:r w:rsidDel="00000000" w:rsidR="00000000" w:rsidRPr="00000000">
        <w:rPr>
          <w:color w:val="000000"/>
          <w:sz w:val="24"/>
          <w:szCs w:val="24"/>
          <w:rtl w:val="0"/>
        </w:rPr>
        <w:t xml:space="preserve">with medians o</w:t>
      </w:r>
      <w:commentRangeEnd w:id="5"/>
      <w:r w:rsidDel="00000000" w:rsidR="00000000" w:rsidRPr="00000000">
        <w:commentReference w:id="5"/>
      </w:r>
      <w:r w:rsidDel="00000000" w:rsidR="00000000" w:rsidRPr="00000000">
        <w:rPr>
          <w:color w:val="000000"/>
          <w:sz w:val="24"/>
          <w:szCs w:val="24"/>
          <w:rtl w:val="0"/>
        </w:rPr>
        <w:t xml:space="preserve">f 1.01% (CEP), 1.71% (SP) and 0.93% (SAI) and 0.62% (CEP), 1.1% (SP) and 0.43% (</w:t>
      </w:r>
      <w:r w:rsidDel="00000000" w:rsidR="00000000" w:rsidRPr="00000000">
        <w:rPr>
          <w:sz w:val="24"/>
          <w:szCs w:val="24"/>
          <w:rtl w:val="0"/>
        </w:rPr>
        <w:t xml:space="preserve">SAI</w:t>
      </w:r>
      <w:r w:rsidDel="00000000" w:rsidR="00000000" w:rsidRPr="00000000">
        <w:rPr>
          <w:color w:val="000000"/>
          <w:sz w:val="24"/>
          <w:szCs w:val="24"/>
          <w:rtl w:val="0"/>
        </w:rPr>
        <w:t xml:space="preserve">) during the Holocene and LGM, respectively. Since all models tend to reproduce CEP conditions well, it is the region with the best adjustment between models for both periods.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Mean fractional iron solubility (%) in deposited dust aerosols. NA: North Atlantic, NP: North Pacific, CEP: Central East Pacific, SP: South Pacific, SAI: South Atlantic and South Indian, PI: Pre-Industrial, LGM: Last Glacial Maximum. MMM: Multi-Model Mean</w:t>
      </w:r>
    </w:p>
    <w:tbl>
      <w:tblPr>
        <w:tblStyle w:val="Table1"/>
        <w:tblW w:w="9029.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1425"/>
        <w:gridCol w:w="1124"/>
        <w:gridCol w:w="1296"/>
        <w:gridCol w:w="1296"/>
        <w:gridCol w:w="1296"/>
        <w:gridCol w:w="1296"/>
        <w:gridCol w:w="1296"/>
        <w:tblGridChange w:id="0">
          <w:tblGrid>
            <w:gridCol w:w="1425"/>
            <w:gridCol w:w="1124"/>
            <w:gridCol w:w="1296"/>
            <w:gridCol w:w="1296"/>
            <w:gridCol w:w="1296"/>
            <w:gridCol w:w="1296"/>
            <w:gridCol w:w="1296"/>
          </w:tblGrid>
        </w:tblGridChange>
      </w:tblGrid>
      <w:tr>
        <w:trPr>
          <w:cantSplit w:val="0"/>
          <w:trHeight w:val="19" w:hRule="atLeast"/>
          <w:tblHeader w:val="0"/>
        </w:trPr>
        <w:tc>
          <w:tcPr>
            <w:vMerge w:val="restart"/>
            <w:shd w:fill="b7b7b7" w:val="clear"/>
            <w:tcMar>
              <w:top w:w="-70.0" w:type="dxa"/>
              <w:left w:w="-70.0" w:type="dxa"/>
              <w:bottom w:w="-70.0" w:type="dxa"/>
              <w:right w:w="-70.0" w:type="dxa"/>
            </w:tcMar>
          </w:tcPr>
          <w:p w:rsidR="00000000" w:rsidDel="00000000" w:rsidP="00000000" w:rsidRDefault="00000000" w:rsidRPr="00000000" w14:paraId="00000034">
            <w:pPr>
              <w:widowControl w:val="0"/>
              <w:jc w:val="center"/>
              <w:rPr>
                <w:b w:val="1"/>
                <w:sz w:val="16"/>
                <w:szCs w:val="16"/>
              </w:rPr>
            </w:pPr>
            <w:r w:rsidDel="00000000" w:rsidR="00000000" w:rsidRPr="00000000">
              <w:rPr>
                <w:b w:val="1"/>
                <w:sz w:val="16"/>
                <w:szCs w:val="16"/>
                <w:rtl w:val="0"/>
              </w:rPr>
              <w:t xml:space="preserve">Model/Region</w:t>
            </w:r>
          </w:p>
        </w:tc>
        <w:tc>
          <w:tcPr>
            <w:vMerge w:val="restart"/>
            <w:shd w:fill="b7b7b7" w:val="clear"/>
            <w:tcMar>
              <w:top w:w="-70.0" w:type="dxa"/>
              <w:left w:w="-70.0" w:type="dxa"/>
              <w:bottom w:w="-70.0" w:type="dxa"/>
              <w:right w:w="-70.0" w:type="dxa"/>
            </w:tcMar>
          </w:tcPr>
          <w:p w:rsidR="00000000" w:rsidDel="00000000" w:rsidP="00000000" w:rsidRDefault="00000000" w:rsidRPr="00000000" w14:paraId="00000035">
            <w:pPr>
              <w:widowControl w:val="0"/>
              <w:jc w:val="center"/>
              <w:rPr>
                <w:b w:val="1"/>
                <w:sz w:val="16"/>
                <w:szCs w:val="16"/>
              </w:rPr>
            </w:pPr>
            <w:r w:rsidDel="00000000" w:rsidR="00000000" w:rsidRPr="00000000">
              <w:rPr>
                <w:b w:val="1"/>
                <w:sz w:val="16"/>
                <w:szCs w:val="16"/>
                <w:rtl w:val="0"/>
              </w:rPr>
              <w:t xml:space="preserve">Global</w:t>
            </w:r>
          </w:p>
        </w:tc>
        <w:tc>
          <w:tcPr>
            <w:gridSpan w:val="5"/>
            <w:shd w:fill="b7b7b7" w:val="clear"/>
            <w:tcMar>
              <w:top w:w="-70.0" w:type="dxa"/>
              <w:left w:w="-70.0" w:type="dxa"/>
              <w:bottom w:w="-70.0" w:type="dxa"/>
              <w:right w:w="-70.0" w:type="dxa"/>
            </w:tcMar>
          </w:tcPr>
          <w:p w:rsidR="00000000" w:rsidDel="00000000" w:rsidP="00000000" w:rsidRDefault="00000000" w:rsidRPr="00000000" w14:paraId="00000036">
            <w:pPr>
              <w:widowControl w:val="0"/>
              <w:jc w:val="center"/>
              <w:rPr>
                <w:b w:val="1"/>
                <w:sz w:val="16"/>
                <w:szCs w:val="16"/>
              </w:rPr>
            </w:pPr>
            <w:r w:rsidDel="00000000" w:rsidR="00000000" w:rsidRPr="00000000">
              <w:rPr>
                <w:b w:val="1"/>
                <w:sz w:val="16"/>
                <w:szCs w:val="16"/>
                <w:rtl w:val="0"/>
              </w:rPr>
              <w:t xml:space="preserve">HNLC ocean basin</w:t>
            </w:r>
          </w:p>
        </w:tc>
      </w:tr>
      <w:tr>
        <w:trPr>
          <w:cantSplit w:val="0"/>
          <w:trHeight w:val="19" w:hRule="atLeast"/>
          <w:tblHeader w:val="0"/>
        </w:trPr>
        <w:tc>
          <w:tcPr>
            <w:vMerge w:val="continue"/>
            <w:shd w:fill="b7b7b7" w:val="clear"/>
            <w:tcMar>
              <w:top w:w="-70.0" w:type="dxa"/>
              <w:left w:w="-70.0" w:type="dxa"/>
              <w:bottom w:w="-70.0" w:type="dxa"/>
              <w:right w:w="-7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shd w:fill="b7b7b7" w:val="clear"/>
            <w:tcMar>
              <w:top w:w="-70.0" w:type="dxa"/>
              <w:left w:w="-70.0" w:type="dxa"/>
              <w:bottom w:w="-70.0" w:type="dxa"/>
              <w:right w:w="-70.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b7b7b7" w:val="clear"/>
            <w:tcMar>
              <w:top w:w="-70.0" w:type="dxa"/>
              <w:left w:w="-70.0" w:type="dxa"/>
              <w:bottom w:w="-70.0" w:type="dxa"/>
              <w:right w:w="-70.0" w:type="dxa"/>
            </w:tcMar>
          </w:tcPr>
          <w:p w:rsidR="00000000" w:rsidDel="00000000" w:rsidP="00000000" w:rsidRDefault="00000000" w:rsidRPr="00000000" w14:paraId="0000003D">
            <w:pPr>
              <w:widowControl w:val="0"/>
              <w:jc w:val="center"/>
              <w:rPr>
                <w:b w:val="1"/>
                <w:sz w:val="16"/>
                <w:szCs w:val="16"/>
              </w:rPr>
            </w:pPr>
            <w:r w:rsidDel="00000000" w:rsidR="00000000" w:rsidRPr="00000000">
              <w:rPr>
                <w:b w:val="1"/>
                <w:sz w:val="16"/>
                <w:szCs w:val="16"/>
                <w:rtl w:val="0"/>
              </w:rPr>
              <w:t xml:space="preserve">NA</w:t>
            </w:r>
          </w:p>
        </w:tc>
        <w:tc>
          <w:tcPr>
            <w:shd w:fill="b7b7b7" w:val="clear"/>
            <w:tcMar>
              <w:top w:w="-70.0" w:type="dxa"/>
              <w:left w:w="-70.0" w:type="dxa"/>
              <w:bottom w:w="-70.0" w:type="dxa"/>
              <w:right w:w="-70.0" w:type="dxa"/>
            </w:tcMar>
          </w:tcPr>
          <w:p w:rsidR="00000000" w:rsidDel="00000000" w:rsidP="00000000" w:rsidRDefault="00000000" w:rsidRPr="00000000" w14:paraId="0000003E">
            <w:pPr>
              <w:widowControl w:val="0"/>
              <w:jc w:val="center"/>
              <w:rPr>
                <w:b w:val="1"/>
                <w:sz w:val="16"/>
                <w:szCs w:val="16"/>
              </w:rPr>
            </w:pPr>
            <w:r w:rsidDel="00000000" w:rsidR="00000000" w:rsidRPr="00000000">
              <w:rPr>
                <w:b w:val="1"/>
                <w:sz w:val="16"/>
                <w:szCs w:val="16"/>
                <w:rtl w:val="0"/>
              </w:rPr>
              <w:t xml:space="preserve">NP</w:t>
            </w:r>
          </w:p>
        </w:tc>
        <w:tc>
          <w:tcPr>
            <w:shd w:fill="b7b7b7" w:val="clear"/>
            <w:tcMar>
              <w:top w:w="-70.0" w:type="dxa"/>
              <w:left w:w="-70.0" w:type="dxa"/>
              <w:bottom w:w="-70.0" w:type="dxa"/>
              <w:right w:w="-70.0" w:type="dxa"/>
            </w:tcMar>
          </w:tcPr>
          <w:p w:rsidR="00000000" w:rsidDel="00000000" w:rsidP="00000000" w:rsidRDefault="00000000" w:rsidRPr="00000000" w14:paraId="0000003F">
            <w:pPr>
              <w:widowControl w:val="0"/>
              <w:jc w:val="center"/>
              <w:rPr>
                <w:b w:val="1"/>
                <w:sz w:val="16"/>
                <w:szCs w:val="16"/>
              </w:rPr>
            </w:pPr>
            <w:r w:rsidDel="00000000" w:rsidR="00000000" w:rsidRPr="00000000">
              <w:rPr>
                <w:b w:val="1"/>
                <w:sz w:val="16"/>
                <w:szCs w:val="16"/>
                <w:rtl w:val="0"/>
              </w:rPr>
              <w:t xml:space="preserve">CEP</w:t>
            </w:r>
          </w:p>
        </w:tc>
        <w:tc>
          <w:tcPr>
            <w:shd w:fill="b7b7b7" w:val="clear"/>
            <w:tcMar>
              <w:top w:w="-70.0" w:type="dxa"/>
              <w:left w:w="-70.0" w:type="dxa"/>
              <w:bottom w:w="-70.0" w:type="dxa"/>
              <w:right w:w="-70.0" w:type="dxa"/>
            </w:tcMar>
          </w:tcPr>
          <w:p w:rsidR="00000000" w:rsidDel="00000000" w:rsidP="00000000" w:rsidRDefault="00000000" w:rsidRPr="00000000" w14:paraId="00000040">
            <w:pPr>
              <w:widowControl w:val="0"/>
              <w:jc w:val="center"/>
              <w:rPr>
                <w:b w:val="1"/>
                <w:sz w:val="16"/>
                <w:szCs w:val="16"/>
              </w:rPr>
            </w:pPr>
            <w:r w:rsidDel="00000000" w:rsidR="00000000" w:rsidRPr="00000000">
              <w:rPr>
                <w:b w:val="1"/>
                <w:sz w:val="16"/>
                <w:szCs w:val="16"/>
                <w:rtl w:val="0"/>
              </w:rPr>
              <w:t xml:space="preserve">SP</w:t>
            </w:r>
          </w:p>
        </w:tc>
        <w:tc>
          <w:tcPr>
            <w:shd w:fill="b7b7b7" w:val="clear"/>
            <w:tcMar>
              <w:top w:w="-70.0" w:type="dxa"/>
              <w:left w:w="-70.0" w:type="dxa"/>
              <w:bottom w:w="-70.0" w:type="dxa"/>
              <w:right w:w="-70.0" w:type="dxa"/>
            </w:tcMar>
          </w:tcPr>
          <w:p w:rsidR="00000000" w:rsidDel="00000000" w:rsidP="00000000" w:rsidRDefault="00000000" w:rsidRPr="00000000" w14:paraId="00000041">
            <w:pPr>
              <w:widowControl w:val="0"/>
              <w:jc w:val="center"/>
              <w:rPr>
                <w:b w:val="1"/>
                <w:sz w:val="16"/>
                <w:szCs w:val="16"/>
              </w:rPr>
            </w:pPr>
            <w:r w:rsidDel="00000000" w:rsidR="00000000" w:rsidRPr="00000000">
              <w:rPr>
                <w:b w:val="1"/>
                <w:sz w:val="16"/>
                <w:szCs w:val="16"/>
                <w:rtl w:val="0"/>
              </w:rPr>
              <w:t xml:space="preserve">SAI</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42">
            <w:pPr>
              <w:widowControl w:val="0"/>
              <w:jc w:val="center"/>
              <w:rPr>
                <w:sz w:val="16"/>
                <w:szCs w:val="16"/>
              </w:rPr>
            </w:pPr>
            <w:r w:rsidDel="00000000" w:rsidR="00000000" w:rsidRPr="00000000">
              <w:rPr>
                <w:sz w:val="16"/>
                <w:szCs w:val="16"/>
                <w:rtl w:val="0"/>
              </w:rPr>
              <w:t xml:space="preserve">MMM_</w:t>
            </w:r>
            <w:r w:rsidDel="00000000" w:rsidR="00000000" w:rsidRPr="00000000">
              <w:rPr>
                <w:sz w:val="16"/>
                <w:szCs w:val="16"/>
                <w:rtl w:val="0"/>
              </w:rPr>
              <w:t xml:space="preserve">PI</w:t>
            </w:r>
          </w:p>
        </w:tc>
        <w:tc>
          <w:tcPr>
            <w:shd w:fill="auto" w:val="clear"/>
            <w:tcMar>
              <w:top w:w="-70.0" w:type="dxa"/>
              <w:left w:w="-70.0" w:type="dxa"/>
              <w:bottom w:w="-70.0" w:type="dxa"/>
              <w:right w:w="-70.0" w:type="dxa"/>
            </w:tcMar>
          </w:tcPr>
          <w:p w:rsidR="00000000" w:rsidDel="00000000" w:rsidP="00000000" w:rsidRDefault="00000000" w:rsidRPr="00000000" w14:paraId="00000043">
            <w:pPr>
              <w:widowControl w:val="0"/>
              <w:jc w:val="center"/>
              <w:rPr>
                <w:sz w:val="16"/>
                <w:szCs w:val="16"/>
              </w:rPr>
            </w:pPr>
            <w:r w:rsidDel="00000000" w:rsidR="00000000" w:rsidRPr="00000000">
              <w:rPr>
                <w:sz w:val="16"/>
                <w:szCs w:val="16"/>
                <w:rtl w:val="0"/>
              </w:rPr>
              <w:t xml:space="preserve">0.65</w:t>
            </w:r>
          </w:p>
        </w:tc>
        <w:tc>
          <w:tcPr>
            <w:shd w:fill="auto" w:val="clear"/>
            <w:tcMar>
              <w:top w:w="-70.0" w:type="dxa"/>
              <w:left w:w="-70.0" w:type="dxa"/>
              <w:bottom w:w="-70.0" w:type="dxa"/>
              <w:right w:w="-70.0" w:type="dxa"/>
            </w:tcMar>
          </w:tcPr>
          <w:p w:rsidR="00000000" w:rsidDel="00000000" w:rsidP="00000000" w:rsidRDefault="00000000" w:rsidRPr="00000000" w14:paraId="00000044">
            <w:pPr>
              <w:widowControl w:val="0"/>
              <w:jc w:val="center"/>
              <w:rPr>
                <w:sz w:val="16"/>
                <w:szCs w:val="16"/>
              </w:rPr>
            </w:pPr>
            <w:r w:rsidDel="00000000" w:rsidR="00000000" w:rsidRPr="00000000">
              <w:rPr>
                <w:sz w:val="16"/>
                <w:szCs w:val="16"/>
                <w:rtl w:val="0"/>
              </w:rPr>
              <w:t xml:space="preserve">0.42</w:t>
            </w:r>
          </w:p>
        </w:tc>
        <w:tc>
          <w:tcPr>
            <w:shd w:fill="auto" w:val="clear"/>
            <w:tcMar>
              <w:top w:w="-70.0" w:type="dxa"/>
              <w:left w:w="-70.0" w:type="dxa"/>
              <w:bottom w:w="-70.0" w:type="dxa"/>
              <w:right w:w="-70.0" w:type="dxa"/>
            </w:tcMar>
          </w:tcPr>
          <w:p w:rsidR="00000000" w:rsidDel="00000000" w:rsidP="00000000" w:rsidRDefault="00000000" w:rsidRPr="00000000" w14:paraId="00000045">
            <w:pPr>
              <w:widowControl w:val="0"/>
              <w:jc w:val="center"/>
              <w:rPr>
                <w:sz w:val="16"/>
                <w:szCs w:val="16"/>
              </w:rPr>
            </w:pPr>
            <w:r w:rsidDel="00000000" w:rsidR="00000000" w:rsidRPr="00000000">
              <w:rPr>
                <w:sz w:val="16"/>
                <w:szCs w:val="16"/>
                <w:rtl w:val="0"/>
              </w:rPr>
              <w:t xml:space="preserve">0.27</w:t>
            </w:r>
          </w:p>
        </w:tc>
        <w:tc>
          <w:tcPr>
            <w:shd w:fill="auto" w:val="clear"/>
            <w:tcMar>
              <w:top w:w="-70.0" w:type="dxa"/>
              <w:left w:w="-70.0" w:type="dxa"/>
              <w:bottom w:w="-70.0" w:type="dxa"/>
              <w:right w:w="-70.0" w:type="dxa"/>
            </w:tcMar>
          </w:tcPr>
          <w:p w:rsidR="00000000" w:rsidDel="00000000" w:rsidP="00000000" w:rsidRDefault="00000000" w:rsidRPr="00000000" w14:paraId="00000046">
            <w:pPr>
              <w:widowControl w:val="0"/>
              <w:jc w:val="center"/>
              <w:rPr>
                <w:sz w:val="16"/>
                <w:szCs w:val="16"/>
              </w:rPr>
            </w:pPr>
            <w:r w:rsidDel="00000000" w:rsidR="00000000" w:rsidRPr="00000000">
              <w:rPr>
                <w:sz w:val="16"/>
                <w:szCs w:val="16"/>
                <w:rtl w:val="0"/>
              </w:rPr>
              <w:t xml:space="preserve">0.93</w:t>
            </w:r>
          </w:p>
        </w:tc>
        <w:tc>
          <w:tcPr>
            <w:shd w:fill="auto" w:val="clear"/>
            <w:tcMar>
              <w:top w:w="-70.0" w:type="dxa"/>
              <w:left w:w="-70.0" w:type="dxa"/>
              <w:bottom w:w="-70.0" w:type="dxa"/>
              <w:right w:w="-70.0" w:type="dxa"/>
            </w:tcMar>
          </w:tcPr>
          <w:p w:rsidR="00000000" w:rsidDel="00000000" w:rsidP="00000000" w:rsidRDefault="00000000" w:rsidRPr="00000000" w14:paraId="00000047">
            <w:pPr>
              <w:widowControl w:val="0"/>
              <w:jc w:val="center"/>
              <w:rPr>
                <w:sz w:val="16"/>
                <w:szCs w:val="16"/>
              </w:rPr>
            </w:pPr>
            <w:r w:rsidDel="00000000" w:rsidR="00000000" w:rsidRPr="00000000">
              <w:rPr>
                <w:sz w:val="16"/>
                <w:szCs w:val="16"/>
                <w:rtl w:val="0"/>
              </w:rPr>
              <w:t xml:space="preserve">1.67</w:t>
            </w:r>
          </w:p>
        </w:tc>
        <w:tc>
          <w:tcPr>
            <w:shd w:fill="auto" w:val="clear"/>
            <w:tcMar>
              <w:top w:w="-70.0" w:type="dxa"/>
              <w:left w:w="-70.0" w:type="dxa"/>
              <w:bottom w:w="-70.0" w:type="dxa"/>
              <w:right w:w="-70.0" w:type="dxa"/>
            </w:tcMar>
          </w:tcPr>
          <w:p w:rsidR="00000000" w:rsidDel="00000000" w:rsidP="00000000" w:rsidRDefault="00000000" w:rsidRPr="00000000" w14:paraId="00000048">
            <w:pPr>
              <w:widowControl w:val="0"/>
              <w:jc w:val="center"/>
              <w:rPr>
                <w:sz w:val="16"/>
                <w:szCs w:val="16"/>
              </w:rPr>
            </w:pPr>
            <w:r w:rsidDel="00000000" w:rsidR="00000000" w:rsidRPr="00000000">
              <w:rPr>
                <w:sz w:val="16"/>
                <w:szCs w:val="16"/>
                <w:rtl w:val="0"/>
              </w:rPr>
              <w:t xml:space="preserve">1.12</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49">
            <w:pPr>
              <w:widowControl w:val="0"/>
              <w:jc w:val="center"/>
              <w:rPr>
                <w:sz w:val="16"/>
                <w:szCs w:val="16"/>
              </w:rPr>
            </w:pPr>
            <w:r w:rsidDel="00000000" w:rsidR="00000000" w:rsidRPr="00000000">
              <w:rPr>
                <w:sz w:val="16"/>
                <w:szCs w:val="16"/>
                <w:rtl w:val="0"/>
              </w:rPr>
              <w:t xml:space="preserve">MMM_LGM</w:t>
            </w:r>
          </w:p>
        </w:tc>
        <w:tc>
          <w:tcPr>
            <w:shd w:fill="auto" w:val="clear"/>
            <w:tcMar>
              <w:top w:w="-70.0" w:type="dxa"/>
              <w:left w:w="-70.0" w:type="dxa"/>
              <w:bottom w:w="-70.0" w:type="dxa"/>
              <w:right w:w="-70.0" w:type="dxa"/>
            </w:tcMar>
          </w:tcPr>
          <w:p w:rsidR="00000000" w:rsidDel="00000000" w:rsidP="00000000" w:rsidRDefault="00000000" w:rsidRPr="00000000" w14:paraId="0000004A">
            <w:pPr>
              <w:widowControl w:val="0"/>
              <w:jc w:val="center"/>
              <w:rPr>
                <w:sz w:val="16"/>
                <w:szCs w:val="16"/>
              </w:rPr>
            </w:pPr>
            <w:r w:rsidDel="00000000" w:rsidR="00000000" w:rsidRPr="00000000">
              <w:rPr>
                <w:sz w:val="16"/>
                <w:szCs w:val="16"/>
                <w:rtl w:val="0"/>
              </w:rPr>
              <w:t xml:space="preserve">0.38</w:t>
            </w:r>
          </w:p>
        </w:tc>
        <w:tc>
          <w:tcPr>
            <w:shd w:fill="auto" w:val="clear"/>
            <w:tcMar>
              <w:top w:w="-70.0" w:type="dxa"/>
              <w:left w:w="-70.0" w:type="dxa"/>
              <w:bottom w:w="-70.0" w:type="dxa"/>
              <w:right w:w="-70.0" w:type="dxa"/>
            </w:tcMar>
          </w:tcPr>
          <w:p w:rsidR="00000000" w:rsidDel="00000000" w:rsidP="00000000" w:rsidRDefault="00000000" w:rsidRPr="00000000" w14:paraId="0000004B">
            <w:pPr>
              <w:widowControl w:val="0"/>
              <w:jc w:val="center"/>
              <w:rPr>
                <w:sz w:val="16"/>
                <w:szCs w:val="16"/>
              </w:rPr>
            </w:pPr>
            <w:r w:rsidDel="00000000" w:rsidR="00000000" w:rsidRPr="00000000">
              <w:rPr>
                <w:sz w:val="16"/>
                <w:szCs w:val="16"/>
                <w:rtl w:val="0"/>
              </w:rPr>
              <w:t xml:space="preserve">0.21</w:t>
            </w:r>
          </w:p>
        </w:tc>
        <w:tc>
          <w:tcPr>
            <w:shd w:fill="auto" w:val="clear"/>
            <w:tcMar>
              <w:top w:w="-70.0" w:type="dxa"/>
              <w:left w:w="-70.0" w:type="dxa"/>
              <w:bottom w:w="-70.0" w:type="dxa"/>
              <w:right w:w="-70.0" w:type="dxa"/>
            </w:tcMar>
          </w:tcPr>
          <w:p w:rsidR="00000000" w:rsidDel="00000000" w:rsidP="00000000" w:rsidRDefault="00000000" w:rsidRPr="00000000" w14:paraId="0000004C">
            <w:pPr>
              <w:widowControl w:val="0"/>
              <w:jc w:val="center"/>
              <w:rPr>
                <w:sz w:val="16"/>
                <w:szCs w:val="16"/>
              </w:rPr>
            </w:pPr>
            <w:r w:rsidDel="00000000" w:rsidR="00000000" w:rsidRPr="00000000">
              <w:rPr>
                <w:sz w:val="16"/>
                <w:szCs w:val="16"/>
                <w:rtl w:val="0"/>
              </w:rPr>
              <w:t xml:space="preserve">0.13</w:t>
            </w:r>
          </w:p>
        </w:tc>
        <w:tc>
          <w:tcPr>
            <w:shd w:fill="auto" w:val="clear"/>
            <w:tcMar>
              <w:top w:w="-70.0" w:type="dxa"/>
              <w:left w:w="-70.0" w:type="dxa"/>
              <w:bottom w:w="-70.0" w:type="dxa"/>
              <w:right w:w="-70.0" w:type="dxa"/>
            </w:tcMar>
          </w:tcPr>
          <w:p w:rsidR="00000000" w:rsidDel="00000000" w:rsidP="00000000" w:rsidRDefault="00000000" w:rsidRPr="00000000" w14:paraId="0000004D">
            <w:pPr>
              <w:widowControl w:val="0"/>
              <w:jc w:val="center"/>
              <w:rPr>
                <w:sz w:val="16"/>
                <w:szCs w:val="16"/>
              </w:rPr>
            </w:pPr>
            <w:r w:rsidDel="00000000" w:rsidR="00000000" w:rsidRPr="00000000">
              <w:rPr>
                <w:sz w:val="16"/>
                <w:szCs w:val="16"/>
                <w:rtl w:val="0"/>
              </w:rPr>
              <w:t xml:space="preserve">0.62</w:t>
            </w:r>
          </w:p>
        </w:tc>
        <w:tc>
          <w:tcPr>
            <w:shd w:fill="auto" w:val="clear"/>
            <w:tcMar>
              <w:top w:w="-70.0" w:type="dxa"/>
              <w:left w:w="-70.0" w:type="dxa"/>
              <w:bottom w:w="-70.0" w:type="dxa"/>
              <w:right w:w="-70.0" w:type="dxa"/>
            </w:tcMar>
          </w:tcPr>
          <w:p w:rsidR="00000000" w:rsidDel="00000000" w:rsidP="00000000" w:rsidRDefault="00000000" w:rsidRPr="00000000" w14:paraId="0000004E">
            <w:pPr>
              <w:widowControl w:val="0"/>
              <w:jc w:val="center"/>
              <w:rPr>
                <w:sz w:val="16"/>
                <w:szCs w:val="16"/>
              </w:rPr>
            </w:pPr>
            <w:r w:rsidDel="00000000" w:rsidR="00000000" w:rsidRPr="00000000">
              <w:rPr>
                <w:sz w:val="16"/>
                <w:szCs w:val="16"/>
                <w:rtl w:val="0"/>
              </w:rPr>
              <w:t xml:space="preserve">1.10</w:t>
            </w:r>
          </w:p>
        </w:tc>
        <w:tc>
          <w:tcPr>
            <w:shd w:fill="auto" w:val="clear"/>
            <w:tcMar>
              <w:top w:w="-70.0" w:type="dxa"/>
              <w:left w:w="-70.0" w:type="dxa"/>
              <w:bottom w:w="-70.0" w:type="dxa"/>
              <w:right w:w="-70.0" w:type="dxa"/>
            </w:tcMar>
          </w:tcPr>
          <w:p w:rsidR="00000000" w:rsidDel="00000000" w:rsidP="00000000" w:rsidRDefault="00000000" w:rsidRPr="00000000" w14:paraId="0000004F">
            <w:pPr>
              <w:widowControl w:val="0"/>
              <w:jc w:val="center"/>
              <w:rPr>
                <w:sz w:val="16"/>
                <w:szCs w:val="16"/>
              </w:rPr>
            </w:pPr>
            <w:r w:rsidDel="00000000" w:rsidR="00000000" w:rsidRPr="00000000">
              <w:rPr>
                <w:sz w:val="16"/>
                <w:szCs w:val="16"/>
                <w:rtl w:val="0"/>
              </w:rPr>
              <w:t xml:space="preserve">0.59</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50">
            <w:pPr>
              <w:widowControl w:val="0"/>
              <w:jc w:val="center"/>
              <w:rPr>
                <w:sz w:val="16"/>
                <w:szCs w:val="16"/>
              </w:rPr>
            </w:pPr>
            <w:r w:rsidDel="00000000" w:rsidR="00000000" w:rsidRPr="00000000">
              <w:rPr>
                <w:sz w:val="16"/>
                <w:szCs w:val="16"/>
                <w:rtl w:val="0"/>
              </w:rPr>
              <w:t xml:space="preserve">Albani PI</w:t>
            </w:r>
          </w:p>
        </w:tc>
        <w:tc>
          <w:tcPr>
            <w:shd w:fill="auto" w:val="clear"/>
            <w:tcMar>
              <w:top w:w="-70.0" w:type="dxa"/>
              <w:left w:w="-70.0" w:type="dxa"/>
              <w:bottom w:w="-70.0" w:type="dxa"/>
              <w:right w:w="-70.0" w:type="dxa"/>
            </w:tcMar>
          </w:tcPr>
          <w:p w:rsidR="00000000" w:rsidDel="00000000" w:rsidP="00000000" w:rsidRDefault="00000000" w:rsidRPr="00000000" w14:paraId="00000051">
            <w:pPr>
              <w:widowControl w:val="0"/>
              <w:jc w:val="center"/>
              <w:rPr>
                <w:sz w:val="16"/>
                <w:szCs w:val="16"/>
              </w:rPr>
            </w:pPr>
            <w:r w:rsidDel="00000000" w:rsidR="00000000" w:rsidRPr="00000000">
              <w:rPr>
                <w:sz w:val="16"/>
                <w:szCs w:val="16"/>
                <w:rtl w:val="0"/>
              </w:rPr>
              <w:t xml:space="preserve">0.73</w:t>
            </w:r>
          </w:p>
        </w:tc>
        <w:tc>
          <w:tcPr>
            <w:shd w:fill="auto" w:val="clear"/>
            <w:tcMar>
              <w:top w:w="-70.0" w:type="dxa"/>
              <w:left w:w="-70.0" w:type="dxa"/>
              <w:bottom w:w="-70.0" w:type="dxa"/>
              <w:right w:w="-70.0" w:type="dxa"/>
            </w:tcMar>
          </w:tcPr>
          <w:p w:rsidR="00000000" w:rsidDel="00000000" w:rsidP="00000000" w:rsidRDefault="00000000" w:rsidRPr="00000000" w14:paraId="00000052">
            <w:pPr>
              <w:widowControl w:val="0"/>
              <w:jc w:val="center"/>
              <w:rPr>
                <w:sz w:val="16"/>
                <w:szCs w:val="16"/>
              </w:rPr>
            </w:pPr>
            <w:r w:rsidDel="00000000" w:rsidR="00000000" w:rsidRPr="00000000">
              <w:rPr>
                <w:sz w:val="16"/>
                <w:szCs w:val="16"/>
                <w:rtl w:val="0"/>
              </w:rPr>
              <w:t xml:space="preserve">0.34</w:t>
            </w:r>
          </w:p>
        </w:tc>
        <w:tc>
          <w:tcPr>
            <w:shd w:fill="auto" w:val="clear"/>
            <w:tcMar>
              <w:top w:w="-70.0" w:type="dxa"/>
              <w:left w:w="-70.0" w:type="dxa"/>
              <w:bottom w:w="-70.0" w:type="dxa"/>
              <w:right w:w="-70.0" w:type="dxa"/>
            </w:tcMar>
          </w:tcPr>
          <w:p w:rsidR="00000000" w:rsidDel="00000000" w:rsidP="00000000" w:rsidRDefault="00000000" w:rsidRPr="00000000" w14:paraId="00000053">
            <w:pPr>
              <w:widowControl w:val="0"/>
              <w:jc w:val="center"/>
              <w:rPr>
                <w:sz w:val="16"/>
                <w:szCs w:val="16"/>
              </w:rPr>
            </w:pPr>
            <w:r w:rsidDel="00000000" w:rsidR="00000000" w:rsidRPr="00000000">
              <w:rPr>
                <w:sz w:val="16"/>
                <w:szCs w:val="16"/>
                <w:rtl w:val="0"/>
              </w:rPr>
              <w:t xml:space="preserve">0.23</w:t>
            </w:r>
          </w:p>
        </w:tc>
        <w:tc>
          <w:tcPr>
            <w:shd w:fill="auto" w:val="clear"/>
            <w:tcMar>
              <w:top w:w="-70.0" w:type="dxa"/>
              <w:left w:w="-70.0" w:type="dxa"/>
              <w:bottom w:w="-70.0" w:type="dxa"/>
              <w:right w:w="-70.0" w:type="dxa"/>
            </w:tcMar>
          </w:tcPr>
          <w:p w:rsidR="00000000" w:rsidDel="00000000" w:rsidP="00000000" w:rsidRDefault="00000000" w:rsidRPr="00000000" w14:paraId="00000054">
            <w:pPr>
              <w:widowControl w:val="0"/>
              <w:jc w:val="center"/>
              <w:rPr>
                <w:sz w:val="16"/>
                <w:szCs w:val="16"/>
              </w:rPr>
            </w:pPr>
            <w:r w:rsidDel="00000000" w:rsidR="00000000" w:rsidRPr="00000000">
              <w:rPr>
                <w:sz w:val="16"/>
                <w:szCs w:val="16"/>
                <w:rtl w:val="0"/>
              </w:rPr>
              <w:t xml:space="preserve">0.60</w:t>
            </w:r>
          </w:p>
        </w:tc>
        <w:tc>
          <w:tcPr>
            <w:shd w:fill="auto" w:val="clear"/>
            <w:tcMar>
              <w:top w:w="-70.0" w:type="dxa"/>
              <w:left w:w="-70.0" w:type="dxa"/>
              <w:bottom w:w="-70.0" w:type="dxa"/>
              <w:right w:w="-70.0" w:type="dxa"/>
            </w:tcMar>
          </w:tcPr>
          <w:p w:rsidR="00000000" w:rsidDel="00000000" w:rsidP="00000000" w:rsidRDefault="00000000" w:rsidRPr="00000000" w14:paraId="00000055">
            <w:pPr>
              <w:widowControl w:val="0"/>
              <w:jc w:val="center"/>
              <w:rPr>
                <w:sz w:val="16"/>
                <w:szCs w:val="16"/>
              </w:rPr>
            </w:pPr>
            <w:r w:rsidDel="00000000" w:rsidR="00000000" w:rsidRPr="00000000">
              <w:rPr>
                <w:sz w:val="16"/>
                <w:szCs w:val="16"/>
                <w:rtl w:val="0"/>
              </w:rPr>
              <w:t xml:space="preserve">1.86</w:t>
            </w:r>
          </w:p>
        </w:tc>
        <w:tc>
          <w:tcPr>
            <w:shd w:fill="auto" w:val="clear"/>
            <w:tcMar>
              <w:top w:w="-70.0" w:type="dxa"/>
              <w:left w:w="-70.0" w:type="dxa"/>
              <w:bottom w:w="-70.0" w:type="dxa"/>
              <w:right w:w="-70.0" w:type="dxa"/>
            </w:tcMar>
          </w:tcPr>
          <w:p w:rsidR="00000000" w:rsidDel="00000000" w:rsidP="00000000" w:rsidRDefault="00000000" w:rsidRPr="00000000" w14:paraId="00000056">
            <w:pPr>
              <w:widowControl w:val="0"/>
              <w:jc w:val="center"/>
              <w:rPr>
                <w:sz w:val="16"/>
                <w:szCs w:val="16"/>
              </w:rPr>
            </w:pPr>
            <w:r w:rsidDel="00000000" w:rsidR="00000000" w:rsidRPr="00000000">
              <w:rPr>
                <w:sz w:val="16"/>
                <w:szCs w:val="16"/>
                <w:rtl w:val="0"/>
              </w:rPr>
              <w:t xml:space="preserve">1.13</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57">
            <w:pPr>
              <w:widowControl w:val="0"/>
              <w:jc w:val="center"/>
              <w:rPr>
                <w:sz w:val="16"/>
                <w:szCs w:val="16"/>
              </w:rPr>
            </w:pPr>
            <w:r w:rsidDel="00000000" w:rsidR="00000000" w:rsidRPr="00000000">
              <w:rPr>
                <w:sz w:val="16"/>
                <w:szCs w:val="16"/>
                <w:rtl w:val="0"/>
              </w:rPr>
              <w:t xml:space="preserve">Albani LGM</w:t>
            </w:r>
          </w:p>
        </w:tc>
        <w:tc>
          <w:tcPr>
            <w:shd w:fill="auto" w:val="clear"/>
            <w:tcMar>
              <w:top w:w="-70.0" w:type="dxa"/>
              <w:left w:w="-70.0" w:type="dxa"/>
              <w:bottom w:w="-70.0" w:type="dxa"/>
              <w:right w:w="-70.0" w:type="dxa"/>
            </w:tcMar>
          </w:tcPr>
          <w:p w:rsidR="00000000" w:rsidDel="00000000" w:rsidP="00000000" w:rsidRDefault="00000000" w:rsidRPr="00000000" w14:paraId="00000058">
            <w:pPr>
              <w:widowControl w:val="0"/>
              <w:jc w:val="center"/>
              <w:rPr>
                <w:sz w:val="16"/>
                <w:szCs w:val="16"/>
              </w:rPr>
            </w:pPr>
            <w:r w:rsidDel="00000000" w:rsidR="00000000" w:rsidRPr="00000000">
              <w:rPr>
                <w:sz w:val="16"/>
                <w:szCs w:val="16"/>
                <w:rtl w:val="0"/>
              </w:rPr>
              <w:t xml:space="preserve">0.27</w:t>
            </w:r>
          </w:p>
        </w:tc>
        <w:tc>
          <w:tcPr>
            <w:shd w:fill="auto" w:val="clear"/>
            <w:tcMar>
              <w:top w:w="-70.0" w:type="dxa"/>
              <w:left w:w="-70.0" w:type="dxa"/>
              <w:bottom w:w="-70.0" w:type="dxa"/>
              <w:right w:w="-70.0" w:type="dxa"/>
            </w:tcMar>
          </w:tcPr>
          <w:p w:rsidR="00000000" w:rsidDel="00000000" w:rsidP="00000000" w:rsidRDefault="00000000" w:rsidRPr="00000000" w14:paraId="00000059">
            <w:pPr>
              <w:widowControl w:val="0"/>
              <w:jc w:val="center"/>
              <w:rPr>
                <w:sz w:val="16"/>
                <w:szCs w:val="16"/>
              </w:rPr>
            </w:pPr>
            <w:r w:rsidDel="00000000" w:rsidR="00000000" w:rsidRPr="00000000">
              <w:rPr>
                <w:sz w:val="16"/>
                <w:szCs w:val="16"/>
                <w:rtl w:val="0"/>
              </w:rPr>
              <w:t xml:space="preserve">0.18</w:t>
            </w:r>
          </w:p>
        </w:tc>
        <w:tc>
          <w:tcPr>
            <w:shd w:fill="auto" w:val="clear"/>
            <w:tcMar>
              <w:top w:w="-70.0" w:type="dxa"/>
              <w:left w:w="-70.0" w:type="dxa"/>
              <w:bottom w:w="-70.0" w:type="dxa"/>
              <w:right w:w="-70.0" w:type="dxa"/>
            </w:tcMar>
          </w:tcPr>
          <w:p w:rsidR="00000000" w:rsidDel="00000000" w:rsidP="00000000" w:rsidRDefault="00000000" w:rsidRPr="00000000" w14:paraId="0000005A">
            <w:pPr>
              <w:widowControl w:val="0"/>
              <w:jc w:val="center"/>
              <w:rPr>
                <w:sz w:val="16"/>
                <w:szCs w:val="16"/>
              </w:rPr>
            </w:pPr>
            <w:r w:rsidDel="00000000" w:rsidR="00000000" w:rsidRPr="00000000">
              <w:rPr>
                <w:sz w:val="16"/>
                <w:szCs w:val="16"/>
                <w:rtl w:val="0"/>
              </w:rPr>
              <w:t xml:space="preserve">0.09</w:t>
            </w:r>
          </w:p>
        </w:tc>
        <w:tc>
          <w:tcPr>
            <w:shd w:fill="auto" w:val="clear"/>
            <w:tcMar>
              <w:top w:w="-70.0" w:type="dxa"/>
              <w:left w:w="-70.0" w:type="dxa"/>
              <w:bottom w:w="-70.0" w:type="dxa"/>
              <w:right w:w="-70.0" w:type="dxa"/>
            </w:tcMar>
          </w:tcPr>
          <w:p w:rsidR="00000000" w:rsidDel="00000000" w:rsidP="00000000" w:rsidRDefault="00000000" w:rsidRPr="00000000" w14:paraId="0000005B">
            <w:pPr>
              <w:widowControl w:val="0"/>
              <w:jc w:val="center"/>
              <w:rPr>
                <w:sz w:val="16"/>
                <w:szCs w:val="16"/>
              </w:rPr>
            </w:pPr>
            <w:r w:rsidDel="00000000" w:rsidR="00000000" w:rsidRPr="00000000">
              <w:rPr>
                <w:sz w:val="16"/>
                <w:szCs w:val="16"/>
                <w:rtl w:val="0"/>
              </w:rPr>
              <w:t xml:space="preserve">0.63</w:t>
            </w:r>
          </w:p>
        </w:tc>
        <w:tc>
          <w:tcPr>
            <w:shd w:fill="auto" w:val="clear"/>
            <w:tcMar>
              <w:top w:w="-70.0" w:type="dxa"/>
              <w:left w:w="-70.0" w:type="dxa"/>
              <w:bottom w:w="-70.0" w:type="dxa"/>
              <w:right w:w="-70.0" w:type="dxa"/>
            </w:tcMar>
          </w:tcPr>
          <w:p w:rsidR="00000000" w:rsidDel="00000000" w:rsidP="00000000" w:rsidRDefault="00000000" w:rsidRPr="00000000" w14:paraId="0000005C">
            <w:pPr>
              <w:widowControl w:val="0"/>
              <w:jc w:val="center"/>
              <w:rPr>
                <w:sz w:val="16"/>
                <w:szCs w:val="16"/>
              </w:rPr>
            </w:pPr>
            <w:r w:rsidDel="00000000" w:rsidR="00000000" w:rsidRPr="00000000">
              <w:rPr>
                <w:sz w:val="16"/>
                <w:szCs w:val="16"/>
                <w:rtl w:val="0"/>
              </w:rPr>
              <w:t xml:space="preserve">0.53</w:t>
            </w:r>
          </w:p>
        </w:tc>
        <w:tc>
          <w:tcPr>
            <w:shd w:fill="auto" w:val="clear"/>
            <w:tcMar>
              <w:top w:w="-70.0" w:type="dxa"/>
              <w:left w:w="-70.0" w:type="dxa"/>
              <w:bottom w:w="-70.0" w:type="dxa"/>
              <w:right w:w="-70.0" w:type="dxa"/>
            </w:tcMar>
          </w:tcPr>
          <w:p w:rsidR="00000000" w:rsidDel="00000000" w:rsidP="00000000" w:rsidRDefault="00000000" w:rsidRPr="00000000" w14:paraId="0000005D">
            <w:pPr>
              <w:widowControl w:val="0"/>
              <w:jc w:val="center"/>
              <w:rPr>
                <w:sz w:val="16"/>
                <w:szCs w:val="16"/>
              </w:rPr>
            </w:pPr>
            <w:r w:rsidDel="00000000" w:rsidR="00000000" w:rsidRPr="00000000">
              <w:rPr>
                <w:sz w:val="16"/>
                <w:szCs w:val="16"/>
                <w:rtl w:val="0"/>
              </w:rPr>
              <w:t xml:space="preserve">0.28</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5E">
            <w:pPr>
              <w:widowControl w:val="0"/>
              <w:jc w:val="center"/>
              <w:rPr>
                <w:sz w:val="16"/>
                <w:szCs w:val="16"/>
              </w:rPr>
            </w:pPr>
            <w:r w:rsidDel="00000000" w:rsidR="00000000" w:rsidRPr="00000000">
              <w:rPr>
                <w:sz w:val="16"/>
                <w:szCs w:val="16"/>
                <w:rtl w:val="0"/>
              </w:rPr>
              <w:t xml:space="preserve">Lambert PI</w:t>
            </w:r>
          </w:p>
        </w:tc>
        <w:tc>
          <w:tcPr>
            <w:shd w:fill="auto" w:val="clear"/>
            <w:tcMar>
              <w:top w:w="-70.0" w:type="dxa"/>
              <w:left w:w="-70.0" w:type="dxa"/>
              <w:bottom w:w="-70.0" w:type="dxa"/>
              <w:right w:w="-70.0" w:type="dxa"/>
            </w:tcMar>
          </w:tcPr>
          <w:p w:rsidR="00000000" w:rsidDel="00000000" w:rsidP="00000000" w:rsidRDefault="00000000" w:rsidRPr="00000000" w14:paraId="0000005F">
            <w:pPr>
              <w:widowControl w:val="0"/>
              <w:jc w:val="center"/>
              <w:rPr>
                <w:sz w:val="16"/>
                <w:szCs w:val="16"/>
              </w:rPr>
            </w:pPr>
            <w:r w:rsidDel="00000000" w:rsidR="00000000" w:rsidRPr="00000000">
              <w:rPr>
                <w:sz w:val="16"/>
                <w:szCs w:val="16"/>
                <w:rtl w:val="0"/>
              </w:rPr>
              <w:t xml:space="preserve">0.36</w:t>
            </w:r>
          </w:p>
        </w:tc>
        <w:tc>
          <w:tcPr>
            <w:shd w:fill="auto" w:val="clear"/>
            <w:tcMar>
              <w:top w:w="-70.0" w:type="dxa"/>
              <w:left w:w="-70.0" w:type="dxa"/>
              <w:bottom w:w="-70.0" w:type="dxa"/>
              <w:right w:w="-70.0" w:type="dxa"/>
            </w:tcMar>
          </w:tcPr>
          <w:p w:rsidR="00000000" w:rsidDel="00000000" w:rsidP="00000000" w:rsidRDefault="00000000" w:rsidRPr="00000000" w14:paraId="00000060">
            <w:pPr>
              <w:widowControl w:val="0"/>
              <w:jc w:val="center"/>
              <w:rPr>
                <w:sz w:val="16"/>
                <w:szCs w:val="16"/>
              </w:rPr>
            </w:pPr>
            <w:r w:rsidDel="00000000" w:rsidR="00000000" w:rsidRPr="00000000">
              <w:rPr>
                <w:sz w:val="16"/>
                <w:szCs w:val="16"/>
                <w:rtl w:val="0"/>
              </w:rPr>
              <w:t xml:space="preserve">0.30</w:t>
            </w:r>
          </w:p>
        </w:tc>
        <w:tc>
          <w:tcPr>
            <w:shd w:fill="auto" w:val="clear"/>
            <w:tcMar>
              <w:top w:w="-70.0" w:type="dxa"/>
              <w:left w:w="-70.0" w:type="dxa"/>
              <w:bottom w:w="-70.0" w:type="dxa"/>
              <w:right w:w="-70.0" w:type="dxa"/>
            </w:tcMar>
          </w:tcPr>
          <w:p w:rsidR="00000000" w:rsidDel="00000000" w:rsidP="00000000" w:rsidRDefault="00000000" w:rsidRPr="00000000" w14:paraId="00000061">
            <w:pPr>
              <w:widowControl w:val="0"/>
              <w:jc w:val="center"/>
              <w:rPr>
                <w:sz w:val="16"/>
                <w:szCs w:val="16"/>
              </w:rPr>
            </w:pPr>
            <w:r w:rsidDel="00000000" w:rsidR="00000000" w:rsidRPr="00000000">
              <w:rPr>
                <w:sz w:val="16"/>
                <w:szCs w:val="16"/>
                <w:rtl w:val="0"/>
              </w:rPr>
              <w:t xml:space="preserve">0.15</w:t>
            </w:r>
          </w:p>
        </w:tc>
        <w:tc>
          <w:tcPr>
            <w:shd w:fill="auto" w:val="clear"/>
            <w:tcMar>
              <w:top w:w="-70.0" w:type="dxa"/>
              <w:left w:w="-70.0" w:type="dxa"/>
              <w:bottom w:w="-70.0" w:type="dxa"/>
              <w:right w:w="-70.0" w:type="dxa"/>
            </w:tcMar>
          </w:tcPr>
          <w:p w:rsidR="00000000" w:rsidDel="00000000" w:rsidP="00000000" w:rsidRDefault="00000000" w:rsidRPr="00000000" w14:paraId="00000062">
            <w:pPr>
              <w:widowControl w:val="0"/>
              <w:jc w:val="center"/>
              <w:rPr>
                <w:sz w:val="16"/>
                <w:szCs w:val="16"/>
              </w:rPr>
            </w:pPr>
            <w:r w:rsidDel="00000000" w:rsidR="00000000" w:rsidRPr="00000000">
              <w:rPr>
                <w:sz w:val="16"/>
                <w:szCs w:val="16"/>
                <w:rtl w:val="0"/>
              </w:rPr>
              <w:t xml:space="preserve">0.66</w:t>
            </w:r>
          </w:p>
        </w:tc>
        <w:tc>
          <w:tcPr>
            <w:shd w:fill="auto" w:val="clear"/>
            <w:tcMar>
              <w:top w:w="-70.0" w:type="dxa"/>
              <w:left w:w="-70.0" w:type="dxa"/>
              <w:bottom w:w="-70.0" w:type="dxa"/>
              <w:right w:w="-70.0" w:type="dxa"/>
            </w:tcMar>
          </w:tcPr>
          <w:p w:rsidR="00000000" w:rsidDel="00000000" w:rsidP="00000000" w:rsidRDefault="00000000" w:rsidRPr="00000000" w14:paraId="00000063">
            <w:pPr>
              <w:widowControl w:val="0"/>
              <w:jc w:val="center"/>
              <w:rPr>
                <w:sz w:val="16"/>
                <w:szCs w:val="16"/>
              </w:rPr>
            </w:pPr>
            <w:r w:rsidDel="00000000" w:rsidR="00000000" w:rsidRPr="00000000">
              <w:rPr>
                <w:sz w:val="16"/>
                <w:szCs w:val="16"/>
                <w:rtl w:val="0"/>
              </w:rPr>
              <w:t xml:space="preserve">0.51</w:t>
            </w:r>
          </w:p>
        </w:tc>
        <w:tc>
          <w:tcPr>
            <w:shd w:fill="auto" w:val="clear"/>
            <w:tcMar>
              <w:top w:w="-70.0" w:type="dxa"/>
              <w:left w:w="-70.0" w:type="dxa"/>
              <w:bottom w:w="-70.0" w:type="dxa"/>
              <w:right w:w="-70.0" w:type="dxa"/>
            </w:tcMar>
          </w:tcPr>
          <w:p w:rsidR="00000000" w:rsidDel="00000000" w:rsidP="00000000" w:rsidRDefault="00000000" w:rsidRPr="00000000" w14:paraId="00000064">
            <w:pPr>
              <w:widowControl w:val="0"/>
              <w:jc w:val="center"/>
              <w:rPr>
                <w:sz w:val="16"/>
                <w:szCs w:val="16"/>
              </w:rPr>
            </w:pPr>
            <w:r w:rsidDel="00000000" w:rsidR="00000000" w:rsidRPr="00000000">
              <w:rPr>
                <w:sz w:val="16"/>
                <w:szCs w:val="16"/>
                <w:rtl w:val="0"/>
              </w:rPr>
              <w:t xml:space="preserve">0.68</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65">
            <w:pPr>
              <w:widowControl w:val="0"/>
              <w:jc w:val="center"/>
              <w:rPr>
                <w:sz w:val="16"/>
                <w:szCs w:val="16"/>
              </w:rPr>
            </w:pPr>
            <w:r w:rsidDel="00000000" w:rsidR="00000000" w:rsidRPr="00000000">
              <w:rPr>
                <w:sz w:val="16"/>
                <w:szCs w:val="16"/>
                <w:rtl w:val="0"/>
              </w:rPr>
              <w:t xml:space="preserve">Lambert LGM</w:t>
            </w:r>
          </w:p>
        </w:tc>
        <w:tc>
          <w:tcPr>
            <w:shd w:fill="auto" w:val="clear"/>
            <w:tcMar>
              <w:top w:w="-70.0" w:type="dxa"/>
              <w:left w:w="-70.0" w:type="dxa"/>
              <w:bottom w:w="-70.0" w:type="dxa"/>
              <w:right w:w="-70.0" w:type="dxa"/>
            </w:tcMar>
          </w:tcPr>
          <w:p w:rsidR="00000000" w:rsidDel="00000000" w:rsidP="00000000" w:rsidRDefault="00000000" w:rsidRPr="00000000" w14:paraId="00000066">
            <w:pPr>
              <w:widowControl w:val="0"/>
              <w:jc w:val="center"/>
              <w:rPr>
                <w:sz w:val="16"/>
                <w:szCs w:val="16"/>
              </w:rPr>
            </w:pPr>
            <w:r w:rsidDel="00000000" w:rsidR="00000000" w:rsidRPr="00000000">
              <w:rPr>
                <w:sz w:val="16"/>
                <w:szCs w:val="16"/>
                <w:rtl w:val="0"/>
              </w:rPr>
              <w:t xml:space="preserve">0.15</w:t>
            </w:r>
          </w:p>
        </w:tc>
        <w:tc>
          <w:tcPr>
            <w:shd w:fill="auto" w:val="clear"/>
            <w:tcMar>
              <w:top w:w="-70.0" w:type="dxa"/>
              <w:left w:w="-70.0" w:type="dxa"/>
              <w:bottom w:w="-70.0" w:type="dxa"/>
              <w:right w:w="-70.0" w:type="dxa"/>
            </w:tcMar>
          </w:tcPr>
          <w:p w:rsidR="00000000" w:rsidDel="00000000" w:rsidP="00000000" w:rsidRDefault="00000000" w:rsidRPr="00000000" w14:paraId="00000067">
            <w:pPr>
              <w:widowControl w:val="0"/>
              <w:jc w:val="center"/>
              <w:rPr>
                <w:sz w:val="16"/>
                <w:szCs w:val="16"/>
              </w:rPr>
            </w:pPr>
            <w:r w:rsidDel="00000000" w:rsidR="00000000" w:rsidRPr="00000000">
              <w:rPr>
                <w:sz w:val="16"/>
                <w:szCs w:val="16"/>
                <w:rtl w:val="0"/>
              </w:rPr>
              <w:t xml:space="preserve">0.12</w:t>
            </w:r>
          </w:p>
        </w:tc>
        <w:tc>
          <w:tcPr>
            <w:shd w:fill="auto" w:val="clear"/>
            <w:tcMar>
              <w:top w:w="-70.0" w:type="dxa"/>
              <w:left w:w="-70.0" w:type="dxa"/>
              <w:bottom w:w="-70.0" w:type="dxa"/>
              <w:right w:w="-70.0" w:type="dxa"/>
            </w:tcMar>
          </w:tcPr>
          <w:p w:rsidR="00000000" w:rsidDel="00000000" w:rsidP="00000000" w:rsidRDefault="00000000" w:rsidRPr="00000000" w14:paraId="00000068">
            <w:pPr>
              <w:widowControl w:val="0"/>
              <w:jc w:val="center"/>
              <w:rPr>
                <w:sz w:val="16"/>
                <w:szCs w:val="16"/>
              </w:rPr>
            </w:pPr>
            <w:r w:rsidDel="00000000" w:rsidR="00000000" w:rsidRPr="00000000">
              <w:rPr>
                <w:sz w:val="16"/>
                <w:szCs w:val="16"/>
                <w:rtl w:val="0"/>
              </w:rPr>
              <w:t xml:space="preserve">0.06</w:t>
            </w:r>
          </w:p>
        </w:tc>
        <w:tc>
          <w:tcPr>
            <w:shd w:fill="auto" w:val="clear"/>
            <w:tcMar>
              <w:top w:w="-70.0" w:type="dxa"/>
              <w:left w:w="-70.0" w:type="dxa"/>
              <w:bottom w:w="-70.0" w:type="dxa"/>
              <w:right w:w="-70.0" w:type="dxa"/>
            </w:tcMar>
          </w:tcPr>
          <w:p w:rsidR="00000000" w:rsidDel="00000000" w:rsidP="00000000" w:rsidRDefault="00000000" w:rsidRPr="00000000" w14:paraId="00000069">
            <w:pPr>
              <w:widowControl w:val="0"/>
              <w:jc w:val="center"/>
              <w:rPr>
                <w:sz w:val="16"/>
                <w:szCs w:val="16"/>
              </w:rPr>
            </w:pPr>
            <w:r w:rsidDel="00000000" w:rsidR="00000000" w:rsidRPr="00000000">
              <w:rPr>
                <w:sz w:val="16"/>
                <w:szCs w:val="16"/>
                <w:rtl w:val="0"/>
              </w:rPr>
              <w:t xml:space="preserve">0.35</w:t>
            </w:r>
          </w:p>
        </w:tc>
        <w:tc>
          <w:tcPr>
            <w:shd w:fill="auto" w:val="clear"/>
            <w:tcMar>
              <w:top w:w="-70.0" w:type="dxa"/>
              <w:left w:w="-70.0" w:type="dxa"/>
              <w:bottom w:w="-70.0" w:type="dxa"/>
              <w:right w:w="-70.0" w:type="dxa"/>
            </w:tcMar>
          </w:tcPr>
          <w:p w:rsidR="00000000" w:rsidDel="00000000" w:rsidP="00000000" w:rsidRDefault="00000000" w:rsidRPr="00000000" w14:paraId="0000006A">
            <w:pPr>
              <w:widowControl w:val="0"/>
              <w:jc w:val="center"/>
              <w:rPr>
                <w:sz w:val="16"/>
                <w:szCs w:val="16"/>
              </w:rPr>
            </w:pPr>
            <w:r w:rsidDel="00000000" w:rsidR="00000000" w:rsidRPr="00000000">
              <w:rPr>
                <w:sz w:val="16"/>
                <w:szCs w:val="16"/>
                <w:rtl w:val="0"/>
              </w:rPr>
              <w:t xml:space="preserve">0.20</w:t>
            </w:r>
          </w:p>
        </w:tc>
        <w:tc>
          <w:tcPr>
            <w:shd w:fill="auto" w:val="clear"/>
            <w:tcMar>
              <w:top w:w="-70.0" w:type="dxa"/>
              <w:left w:w="-70.0" w:type="dxa"/>
              <w:bottom w:w="-70.0" w:type="dxa"/>
              <w:right w:w="-70.0" w:type="dxa"/>
            </w:tcMar>
          </w:tcPr>
          <w:p w:rsidR="00000000" w:rsidDel="00000000" w:rsidP="00000000" w:rsidRDefault="00000000" w:rsidRPr="00000000" w14:paraId="0000006B">
            <w:pPr>
              <w:widowControl w:val="0"/>
              <w:jc w:val="center"/>
              <w:rPr>
                <w:sz w:val="16"/>
                <w:szCs w:val="16"/>
              </w:rPr>
            </w:pPr>
            <w:r w:rsidDel="00000000" w:rsidR="00000000" w:rsidRPr="00000000">
              <w:rPr>
                <w:sz w:val="16"/>
                <w:szCs w:val="16"/>
                <w:rtl w:val="0"/>
              </w:rPr>
              <w:t xml:space="preserve">0.44</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6C">
            <w:pPr>
              <w:widowControl w:val="0"/>
              <w:jc w:val="center"/>
              <w:rPr>
                <w:sz w:val="16"/>
                <w:szCs w:val="16"/>
              </w:rPr>
            </w:pPr>
            <w:r w:rsidDel="00000000" w:rsidR="00000000" w:rsidRPr="00000000">
              <w:rPr>
                <w:sz w:val="16"/>
                <w:szCs w:val="16"/>
                <w:rtl w:val="0"/>
              </w:rPr>
              <w:t xml:space="preserve">Ohgaito PI</w:t>
            </w:r>
          </w:p>
        </w:tc>
        <w:tc>
          <w:tcPr>
            <w:shd w:fill="auto" w:val="clear"/>
            <w:tcMar>
              <w:top w:w="-70.0" w:type="dxa"/>
              <w:left w:w="-70.0" w:type="dxa"/>
              <w:bottom w:w="-70.0" w:type="dxa"/>
              <w:right w:w="-70.0" w:type="dxa"/>
            </w:tcMar>
          </w:tcPr>
          <w:p w:rsidR="00000000" w:rsidDel="00000000" w:rsidP="00000000" w:rsidRDefault="00000000" w:rsidRPr="00000000" w14:paraId="0000006D">
            <w:pPr>
              <w:widowControl w:val="0"/>
              <w:jc w:val="center"/>
              <w:rPr>
                <w:sz w:val="16"/>
                <w:szCs w:val="16"/>
              </w:rPr>
            </w:pPr>
            <w:r w:rsidDel="00000000" w:rsidR="00000000" w:rsidRPr="00000000">
              <w:rPr>
                <w:sz w:val="16"/>
                <w:szCs w:val="16"/>
                <w:rtl w:val="0"/>
              </w:rPr>
              <w:t xml:space="preserve">0.99</w:t>
            </w:r>
          </w:p>
        </w:tc>
        <w:tc>
          <w:tcPr>
            <w:shd w:fill="auto" w:val="clear"/>
            <w:tcMar>
              <w:top w:w="-70.0" w:type="dxa"/>
              <w:left w:w="-70.0" w:type="dxa"/>
              <w:bottom w:w="-70.0" w:type="dxa"/>
              <w:right w:w="-70.0" w:type="dxa"/>
            </w:tcMar>
          </w:tcPr>
          <w:p w:rsidR="00000000" w:rsidDel="00000000" w:rsidP="00000000" w:rsidRDefault="00000000" w:rsidRPr="00000000" w14:paraId="0000006E">
            <w:pPr>
              <w:widowControl w:val="0"/>
              <w:jc w:val="center"/>
              <w:rPr>
                <w:sz w:val="16"/>
                <w:szCs w:val="16"/>
              </w:rPr>
            </w:pPr>
            <w:r w:rsidDel="00000000" w:rsidR="00000000" w:rsidRPr="00000000">
              <w:rPr>
                <w:sz w:val="16"/>
                <w:szCs w:val="16"/>
                <w:rtl w:val="0"/>
              </w:rPr>
              <w:t xml:space="preserve">0.49</w:t>
            </w:r>
          </w:p>
        </w:tc>
        <w:tc>
          <w:tcPr>
            <w:shd w:fill="auto" w:val="clear"/>
            <w:tcMar>
              <w:top w:w="-70.0" w:type="dxa"/>
              <w:left w:w="-70.0" w:type="dxa"/>
              <w:bottom w:w="-70.0" w:type="dxa"/>
              <w:right w:w="-70.0" w:type="dxa"/>
            </w:tcMar>
          </w:tcPr>
          <w:p w:rsidR="00000000" w:rsidDel="00000000" w:rsidP="00000000" w:rsidRDefault="00000000" w:rsidRPr="00000000" w14:paraId="0000006F">
            <w:pPr>
              <w:widowControl w:val="0"/>
              <w:jc w:val="center"/>
              <w:rPr>
                <w:sz w:val="16"/>
                <w:szCs w:val="16"/>
              </w:rPr>
            </w:pPr>
            <w:r w:rsidDel="00000000" w:rsidR="00000000" w:rsidRPr="00000000">
              <w:rPr>
                <w:sz w:val="16"/>
                <w:szCs w:val="16"/>
                <w:rtl w:val="0"/>
              </w:rPr>
              <w:t xml:space="preserve">0.29</w:t>
            </w:r>
          </w:p>
        </w:tc>
        <w:tc>
          <w:tcPr>
            <w:shd w:fill="auto" w:val="clear"/>
            <w:tcMar>
              <w:top w:w="-70.0" w:type="dxa"/>
              <w:left w:w="-70.0" w:type="dxa"/>
              <w:bottom w:w="-70.0" w:type="dxa"/>
              <w:right w:w="-70.0" w:type="dxa"/>
            </w:tcMar>
          </w:tcPr>
          <w:p w:rsidR="00000000" w:rsidDel="00000000" w:rsidP="00000000" w:rsidRDefault="00000000" w:rsidRPr="00000000" w14:paraId="00000070">
            <w:pPr>
              <w:widowControl w:val="0"/>
              <w:jc w:val="center"/>
              <w:rPr>
                <w:sz w:val="16"/>
                <w:szCs w:val="16"/>
              </w:rPr>
            </w:pPr>
            <w:r w:rsidDel="00000000" w:rsidR="00000000" w:rsidRPr="00000000">
              <w:rPr>
                <w:sz w:val="16"/>
                <w:szCs w:val="16"/>
                <w:rtl w:val="0"/>
              </w:rPr>
              <w:t xml:space="preserve">1.18</w:t>
            </w:r>
          </w:p>
        </w:tc>
        <w:tc>
          <w:tcPr>
            <w:shd w:fill="auto" w:val="clear"/>
            <w:tcMar>
              <w:top w:w="-70.0" w:type="dxa"/>
              <w:left w:w="-70.0" w:type="dxa"/>
              <w:bottom w:w="-70.0" w:type="dxa"/>
              <w:right w:w="-70.0" w:type="dxa"/>
            </w:tcMar>
          </w:tcPr>
          <w:p w:rsidR="00000000" w:rsidDel="00000000" w:rsidP="00000000" w:rsidRDefault="00000000" w:rsidRPr="00000000" w14:paraId="00000071">
            <w:pPr>
              <w:widowControl w:val="0"/>
              <w:jc w:val="center"/>
              <w:rPr>
                <w:sz w:val="16"/>
                <w:szCs w:val="16"/>
              </w:rPr>
            </w:pPr>
            <w:r w:rsidDel="00000000" w:rsidR="00000000" w:rsidRPr="00000000">
              <w:rPr>
                <w:sz w:val="16"/>
                <w:szCs w:val="16"/>
                <w:rtl w:val="0"/>
              </w:rPr>
              <w:t xml:space="preserve">3.68</w:t>
            </w:r>
          </w:p>
        </w:tc>
        <w:tc>
          <w:tcPr>
            <w:shd w:fill="auto" w:val="clear"/>
            <w:tcMar>
              <w:top w:w="-70.0" w:type="dxa"/>
              <w:left w:w="-70.0" w:type="dxa"/>
              <w:bottom w:w="-70.0" w:type="dxa"/>
              <w:right w:w="-70.0" w:type="dxa"/>
            </w:tcMar>
          </w:tcPr>
          <w:p w:rsidR="00000000" w:rsidDel="00000000" w:rsidP="00000000" w:rsidRDefault="00000000" w:rsidRPr="00000000" w14:paraId="00000072">
            <w:pPr>
              <w:widowControl w:val="0"/>
              <w:jc w:val="center"/>
              <w:rPr>
                <w:sz w:val="16"/>
                <w:szCs w:val="16"/>
              </w:rPr>
            </w:pPr>
            <w:r w:rsidDel="00000000" w:rsidR="00000000" w:rsidRPr="00000000">
              <w:rPr>
                <w:sz w:val="16"/>
                <w:szCs w:val="16"/>
                <w:rtl w:val="0"/>
              </w:rPr>
              <w:t xml:space="preserve">2.04</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73">
            <w:pPr>
              <w:widowControl w:val="0"/>
              <w:jc w:val="center"/>
              <w:rPr>
                <w:sz w:val="16"/>
                <w:szCs w:val="16"/>
              </w:rPr>
            </w:pPr>
            <w:r w:rsidDel="00000000" w:rsidR="00000000" w:rsidRPr="00000000">
              <w:rPr>
                <w:sz w:val="16"/>
                <w:szCs w:val="16"/>
                <w:rtl w:val="0"/>
              </w:rPr>
              <w:t xml:space="preserve">Ohgaito LGM</w:t>
            </w:r>
          </w:p>
        </w:tc>
        <w:tc>
          <w:tcPr>
            <w:shd w:fill="auto" w:val="clear"/>
            <w:tcMar>
              <w:top w:w="-70.0" w:type="dxa"/>
              <w:left w:w="-70.0" w:type="dxa"/>
              <w:bottom w:w="-70.0" w:type="dxa"/>
              <w:right w:w="-70.0" w:type="dxa"/>
            </w:tcMar>
          </w:tcPr>
          <w:p w:rsidR="00000000" w:rsidDel="00000000" w:rsidP="00000000" w:rsidRDefault="00000000" w:rsidRPr="00000000" w14:paraId="00000074">
            <w:pPr>
              <w:widowControl w:val="0"/>
              <w:jc w:val="center"/>
              <w:rPr>
                <w:sz w:val="16"/>
                <w:szCs w:val="16"/>
              </w:rPr>
            </w:pPr>
            <w:r w:rsidDel="00000000" w:rsidR="00000000" w:rsidRPr="00000000">
              <w:rPr>
                <w:sz w:val="16"/>
                <w:szCs w:val="16"/>
                <w:rtl w:val="0"/>
              </w:rPr>
              <w:t xml:space="preserve">0.35</w:t>
            </w:r>
          </w:p>
        </w:tc>
        <w:tc>
          <w:tcPr>
            <w:shd w:fill="auto" w:val="clear"/>
            <w:tcMar>
              <w:top w:w="-70.0" w:type="dxa"/>
              <w:left w:w="-70.0" w:type="dxa"/>
              <w:bottom w:w="-70.0" w:type="dxa"/>
              <w:right w:w="-70.0" w:type="dxa"/>
            </w:tcMar>
          </w:tcPr>
          <w:p w:rsidR="00000000" w:rsidDel="00000000" w:rsidP="00000000" w:rsidRDefault="00000000" w:rsidRPr="00000000" w14:paraId="00000075">
            <w:pPr>
              <w:widowControl w:val="0"/>
              <w:jc w:val="center"/>
              <w:rPr>
                <w:sz w:val="16"/>
                <w:szCs w:val="16"/>
              </w:rPr>
            </w:pPr>
            <w:r w:rsidDel="00000000" w:rsidR="00000000" w:rsidRPr="00000000">
              <w:rPr>
                <w:sz w:val="16"/>
                <w:szCs w:val="16"/>
                <w:rtl w:val="0"/>
              </w:rPr>
              <w:t xml:space="preserve">0.19</w:t>
            </w:r>
          </w:p>
        </w:tc>
        <w:tc>
          <w:tcPr>
            <w:shd w:fill="auto" w:val="clear"/>
            <w:tcMar>
              <w:top w:w="-70.0" w:type="dxa"/>
              <w:left w:w="-70.0" w:type="dxa"/>
              <w:bottom w:w="-70.0" w:type="dxa"/>
              <w:right w:w="-70.0" w:type="dxa"/>
            </w:tcMar>
          </w:tcPr>
          <w:p w:rsidR="00000000" w:rsidDel="00000000" w:rsidP="00000000" w:rsidRDefault="00000000" w:rsidRPr="00000000" w14:paraId="00000076">
            <w:pPr>
              <w:widowControl w:val="0"/>
              <w:jc w:val="center"/>
              <w:rPr>
                <w:sz w:val="16"/>
                <w:szCs w:val="16"/>
              </w:rPr>
            </w:pPr>
            <w:r w:rsidDel="00000000" w:rsidR="00000000" w:rsidRPr="00000000">
              <w:rPr>
                <w:sz w:val="16"/>
                <w:szCs w:val="16"/>
                <w:rtl w:val="0"/>
              </w:rPr>
              <w:t xml:space="preserve">0.11</w:t>
            </w:r>
          </w:p>
        </w:tc>
        <w:tc>
          <w:tcPr>
            <w:shd w:fill="auto" w:val="clear"/>
            <w:tcMar>
              <w:top w:w="-70.0" w:type="dxa"/>
              <w:left w:w="-70.0" w:type="dxa"/>
              <w:bottom w:w="-70.0" w:type="dxa"/>
              <w:right w:w="-70.0" w:type="dxa"/>
            </w:tcMar>
          </w:tcPr>
          <w:p w:rsidR="00000000" w:rsidDel="00000000" w:rsidP="00000000" w:rsidRDefault="00000000" w:rsidRPr="00000000" w14:paraId="00000077">
            <w:pPr>
              <w:widowControl w:val="0"/>
              <w:jc w:val="center"/>
              <w:rPr>
                <w:sz w:val="16"/>
                <w:szCs w:val="16"/>
              </w:rPr>
            </w:pPr>
            <w:r w:rsidDel="00000000" w:rsidR="00000000" w:rsidRPr="00000000">
              <w:rPr>
                <w:sz w:val="16"/>
                <w:szCs w:val="16"/>
                <w:rtl w:val="0"/>
              </w:rPr>
              <w:t xml:space="preserve">0.73</w:t>
            </w:r>
          </w:p>
        </w:tc>
        <w:tc>
          <w:tcPr>
            <w:shd w:fill="auto" w:val="clear"/>
            <w:tcMar>
              <w:top w:w="-70.0" w:type="dxa"/>
              <w:left w:w="-70.0" w:type="dxa"/>
              <w:bottom w:w="-70.0" w:type="dxa"/>
              <w:right w:w="-70.0" w:type="dxa"/>
            </w:tcMar>
          </w:tcPr>
          <w:p w:rsidR="00000000" w:rsidDel="00000000" w:rsidP="00000000" w:rsidRDefault="00000000" w:rsidRPr="00000000" w14:paraId="00000078">
            <w:pPr>
              <w:widowControl w:val="0"/>
              <w:jc w:val="center"/>
              <w:rPr>
                <w:sz w:val="16"/>
                <w:szCs w:val="16"/>
              </w:rPr>
            </w:pPr>
            <w:r w:rsidDel="00000000" w:rsidR="00000000" w:rsidRPr="00000000">
              <w:rPr>
                <w:sz w:val="16"/>
                <w:szCs w:val="16"/>
                <w:rtl w:val="0"/>
              </w:rPr>
              <w:t xml:space="preserve">0.83</w:t>
            </w:r>
          </w:p>
        </w:tc>
        <w:tc>
          <w:tcPr>
            <w:shd w:fill="auto" w:val="clear"/>
            <w:tcMar>
              <w:top w:w="-70.0" w:type="dxa"/>
              <w:left w:w="-70.0" w:type="dxa"/>
              <w:bottom w:w="-70.0" w:type="dxa"/>
              <w:right w:w="-70.0" w:type="dxa"/>
            </w:tcMar>
          </w:tcPr>
          <w:p w:rsidR="00000000" w:rsidDel="00000000" w:rsidP="00000000" w:rsidRDefault="00000000" w:rsidRPr="00000000" w14:paraId="00000079">
            <w:pPr>
              <w:widowControl w:val="0"/>
              <w:jc w:val="center"/>
              <w:rPr>
                <w:sz w:val="16"/>
                <w:szCs w:val="16"/>
              </w:rPr>
            </w:pPr>
            <w:r w:rsidDel="00000000" w:rsidR="00000000" w:rsidRPr="00000000">
              <w:rPr>
                <w:sz w:val="16"/>
                <w:szCs w:val="16"/>
                <w:rtl w:val="0"/>
              </w:rPr>
              <w:t xml:space="preserve">0.37</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7A">
            <w:pPr>
              <w:widowControl w:val="0"/>
              <w:jc w:val="center"/>
              <w:rPr>
                <w:sz w:val="16"/>
                <w:szCs w:val="16"/>
              </w:rPr>
            </w:pPr>
            <w:r w:rsidDel="00000000" w:rsidR="00000000" w:rsidRPr="00000000">
              <w:rPr>
                <w:sz w:val="16"/>
                <w:szCs w:val="16"/>
                <w:rtl w:val="0"/>
              </w:rPr>
              <w:t xml:space="preserve">Takemura PI</w:t>
            </w:r>
          </w:p>
        </w:tc>
        <w:tc>
          <w:tcPr>
            <w:shd w:fill="auto" w:val="clear"/>
            <w:tcMar>
              <w:top w:w="-70.0" w:type="dxa"/>
              <w:left w:w="-70.0" w:type="dxa"/>
              <w:bottom w:w="-70.0" w:type="dxa"/>
              <w:right w:w="-70.0" w:type="dxa"/>
            </w:tcMar>
          </w:tcPr>
          <w:p w:rsidR="00000000" w:rsidDel="00000000" w:rsidP="00000000" w:rsidRDefault="00000000" w:rsidRPr="00000000" w14:paraId="0000007B">
            <w:pPr>
              <w:widowControl w:val="0"/>
              <w:jc w:val="center"/>
              <w:rPr>
                <w:sz w:val="16"/>
                <w:szCs w:val="16"/>
              </w:rPr>
            </w:pPr>
            <w:r w:rsidDel="00000000" w:rsidR="00000000" w:rsidRPr="00000000">
              <w:rPr>
                <w:sz w:val="16"/>
                <w:szCs w:val="16"/>
                <w:rtl w:val="0"/>
              </w:rPr>
              <w:t xml:space="preserve">0.70</w:t>
            </w:r>
          </w:p>
        </w:tc>
        <w:tc>
          <w:tcPr>
            <w:shd w:fill="auto" w:val="clear"/>
            <w:tcMar>
              <w:top w:w="-70.0" w:type="dxa"/>
              <w:left w:w="-70.0" w:type="dxa"/>
              <w:bottom w:w="-70.0" w:type="dxa"/>
              <w:right w:w="-70.0" w:type="dxa"/>
            </w:tcMar>
          </w:tcPr>
          <w:p w:rsidR="00000000" w:rsidDel="00000000" w:rsidP="00000000" w:rsidRDefault="00000000" w:rsidRPr="00000000" w14:paraId="0000007C">
            <w:pPr>
              <w:widowControl w:val="0"/>
              <w:jc w:val="center"/>
              <w:rPr>
                <w:sz w:val="16"/>
                <w:szCs w:val="16"/>
              </w:rPr>
            </w:pPr>
            <w:r w:rsidDel="00000000" w:rsidR="00000000" w:rsidRPr="00000000">
              <w:rPr>
                <w:sz w:val="16"/>
                <w:szCs w:val="16"/>
                <w:rtl w:val="0"/>
              </w:rPr>
              <w:t xml:space="preserve">0.51</w:t>
            </w:r>
          </w:p>
        </w:tc>
        <w:tc>
          <w:tcPr>
            <w:shd w:fill="auto" w:val="clear"/>
            <w:tcMar>
              <w:top w:w="-70.0" w:type="dxa"/>
              <w:left w:w="-70.0" w:type="dxa"/>
              <w:bottom w:w="-70.0" w:type="dxa"/>
              <w:right w:w="-70.0" w:type="dxa"/>
            </w:tcMar>
          </w:tcPr>
          <w:p w:rsidR="00000000" w:rsidDel="00000000" w:rsidP="00000000" w:rsidRDefault="00000000" w:rsidRPr="00000000" w14:paraId="0000007D">
            <w:pPr>
              <w:widowControl w:val="0"/>
              <w:jc w:val="center"/>
              <w:rPr>
                <w:sz w:val="16"/>
                <w:szCs w:val="16"/>
              </w:rPr>
            </w:pPr>
            <w:r w:rsidDel="00000000" w:rsidR="00000000" w:rsidRPr="00000000">
              <w:rPr>
                <w:sz w:val="16"/>
                <w:szCs w:val="16"/>
                <w:rtl w:val="0"/>
              </w:rPr>
              <w:t xml:space="preserve">0.41</w:t>
            </w:r>
          </w:p>
        </w:tc>
        <w:tc>
          <w:tcPr>
            <w:shd w:fill="auto" w:val="clear"/>
            <w:tcMar>
              <w:top w:w="-70.0" w:type="dxa"/>
              <w:left w:w="-70.0" w:type="dxa"/>
              <w:bottom w:w="-70.0" w:type="dxa"/>
              <w:right w:w="-70.0" w:type="dxa"/>
            </w:tcMar>
          </w:tcPr>
          <w:p w:rsidR="00000000" w:rsidDel="00000000" w:rsidP="00000000" w:rsidRDefault="00000000" w:rsidRPr="00000000" w14:paraId="0000007E">
            <w:pPr>
              <w:widowControl w:val="0"/>
              <w:jc w:val="center"/>
              <w:rPr>
                <w:sz w:val="16"/>
                <w:szCs w:val="16"/>
              </w:rPr>
            </w:pPr>
            <w:r w:rsidDel="00000000" w:rsidR="00000000" w:rsidRPr="00000000">
              <w:rPr>
                <w:sz w:val="16"/>
                <w:szCs w:val="16"/>
                <w:rtl w:val="0"/>
              </w:rPr>
              <w:t xml:space="preserve">0.96</w:t>
            </w:r>
          </w:p>
        </w:tc>
        <w:tc>
          <w:tcPr>
            <w:shd w:fill="auto" w:val="clear"/>
            <w:tcMar>
              <w:top w:w="-70.0" w:type="dxa"/>
              <w:left w:w="-70.0" w:type="dxa"/>
              <w:bottom w:w="-70.0" w:type="dxa"/>
              <w:right w:w="-70.0" w:type="dxa"/>
            </w:tcMar>
          </w:tcPr>
          <w:p w:rsidR="00000000" w:rsidDel="00000000" w:rsidP="00000000" w:rsidRDefault="00000000" w:rsidRPr="00000000" w14:paraId="0000007F">
            <w:pPr>
              <w:widowControl w:val="0"/>
              <w:jc w:val="center"/>
              <w:rPr>
                <w:sz w:val="16"/>
                <w:szCs w:val="16"/>
              </w:rPr>
            </w:pPr>
            <w:r w:rsidDel="00000000" w:rsidR="00000000" w:rsidRPr="00000000">
              <w:rPr>
                <w:sz w:val="16"/>
                <w:szCs w:val="16"/>
                <w:rtl w:val="0"/>
              </w:rPr>
              <w:t xml:space="preserve">1.50</w:t>
            </w:r>
          </w:p>
        </w:tc>
        <w:tc>
          <w:tcPr>
            <w:shd w:fill="auto" w:val="clear"/>
            <w:tcMar>
              <w:top w:w="-70.0" w:type="dxa"/>
              <w:left w:w="-70.0" w:type="dxa"/>
              <w:bottom w:w="-70.0" w:type="dxa"/>
              <w:right w:w="-70.0" w:type="dxa"/>
            </w:tcMar>
          </w:tcPr>
          <w:p w:rsidR="00000000" w:rsidDel="00000000" w:rsidP="00000000" w:rsidRDefault="00000000" w:rsidRPr="00000000" w14:paraId="00000080">
            <w:pPr>
              <w:widowControl w:val="0"/>
              <w:jc w:val="center"/>
              <w:rPr>
                <w:sz w:val="16"/>
                <w:szCs w:val="16"/>
              </w:rPr>
            </w:pPr>
            <w:r w:rsidDel="00000000" w:rsidR="00000000" w:rsidRPr="00000000">
              <w:rPr>
                <w:sz w:val="16"/>
                <w:szCs w:val="16"/>
                <w:rtl w:val="0"/>
              </w:rPr>
              <w:t xml:space="preserve">1.32</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81">
            <w:pPr>
              <w:widowControl w:val="0"/>
              <w:jc w:val="center"/>
              <w:rPr>
                <w:sz w:val="16"/>
                <w:szCs w:val="16"/>
              </w:rPr>
            </w:pPr>
            <w:r w:rsidDel="00000000" w:rsidR="00000000" w:rsidRPr="00000000">
              <w:rPr>
                <w:sz w:val="16"/>
                <w:szCs w:val="16"/>
                <w:rtl w:val="0"/>
              </w:rPr>
              <w:t xml:space="preserve">Takemura LGM</w:t>
            </w:r>
          </w:p>
        </w:tc>
        <w:tc>
          <w:tcPr>
            <w:shd w:fill="auto" w:val="clear"/>
            <w:tcMar>
              <w:top w:w="-70.0" w:type="dxa"/>
              <w:left w:w="-70.0" w:type="dxa"/>
              <w:bottom w:w="-70.0" w:type="dxa"/>
              <w:right w:w="-70.0" w:type="dxa"/>
            </w:tcMar>
          </w:tcPr>
          <w:p w:rsidR="00000000" w:rsidDel="00000000" w:rsidP="00000000" w:rsidRDefault="00000000" w:rsidRPr="00000000" w14:paraId="00000082">
            <w:pPr>
              <w:widowControl w:val="0"/>
              <w:jc w:val="center"/>
              <w:rPr>
                <w:sz w:val="16"/>
                <w:szCs w:val="16"/>
              </w:rPr>
            </w:pPr>
            <w:r w:rsidDel="00000000" w:rsidR="00000000" w:rsidRPr="00000000">
              <w:rPr>
                <w:sz w:val="16"/>
                <w:szCs w:val="16"/>
                <w:rtl w:val="0"/>
              </w:rPr>
              <w:t xml:space="preserve">0.65</w:t>
            </w:r>
          </w:p>
        </w:tc>
        <w:tc>
          <w:tcPr>
            <w:shd w:fill="auto" w:val="clear"/>
            <w:tcMar>
              <w:top w:w="-70.0" w:type="dxa"/>
              <w:left w:w="-70.0" w:type="dxa"/>
              <w:bottom w:w="-70.0" w:type="dxa"/>
              <w:right w:w="-70.0" w:type="dxa"/>
            </w:tcMar>
          </w:tcPr>
          <w:p w:rsidR="00000000" w:rsidDel="00000000" w:rsidP="00000000" w:rsidRDefault="00000000" w:rsidRPr="00000000" w14:paraId="00000083">
            <w:pPr>
              <w:widowControl w:val="0"/>
              <w:jc w:val="center"/>
              <w:rPr>
                <w:sz w:val="16"/>
                <w:szCs w:val="16"/>
              </w:rPr>
            </w:pPr>
            <w:r w:rsidDel="00000000" w:rsidR="00000000" w:rsidRPr="00000000">
              <w:rPr>
                <w:sz w:val="16"/>
                <w:szCs w:val="16"/>
                <w:rtl w:val="0"/>
              </w:rPr>
              <w:t xml:space="preserve">0.31</w:t>
            </w:r>
          </w:p>
        </w:tc>
        <w:tc>
          <w:tcPr>
            <w:shd w:fill="auto" w:val="clear"/>
            <w:tcMar>
              <w:top w:w="-70.0" w:type="dxa"/>
              <w:left w:w="-70.0" w:type="dxa"/>
              <w:bottom w:w="-70.0" w:type="dxa"/>
              <w:right w:w="-70.0" w:type="dxa"/>
            </w:tcMar>
          </w:tcPr>
          <w:p w:rsidR="00000000" w:rsidDel="00000000" w:rsidP="00000000" w:rsidRDefault="00000000" w:rsidRPr="00000000" w14:paraId="00000084">
            <w:pPr>
              <w:widowControl w:val="0"/>
              <w:jc w:val="center"/>
              <w:rPr>
                <w:sz w:val="16"/>
                <w:szCs w:val="16"/>
              </w:rPr>
            </w:pPr>
            <w:r w:rsidDel="00000000" w:rsidR="00000000" w:rsidRPr="00000000">
              <w:rPr>
                <w:sz w:val="16"/>
                <w:szCs w:val="16"/>
                <w:rtl w:val="0"/>
              </w:rPr>
              <w:t xml:space="preserve">0.31</w:t>
            </w:r>
          </w:p>
        </w:tc>
        <w:tc>
          <w:tcPr>
            <w:shd w:fill="auto" w:val="clear"/>
            <w:tcMar>
              <w:top w:w="-70.0" w:type="dxa"/>
              <w:left w:w="-70.0" w:type="dxa"/>
              <w:bottom w:w="-70.0" w:type="dxa"/>
              <w:right w:w="-70.0" w:type="dxa"/>
            </w:tcMar>
          </w:tcPr>
          <w:p w:rsidR="00000000" w:rsidDel="00000000" w:rsidP="00000000" w:rsidRDefault="00000000" w:rsidRPr="00000000" w14:paraId="00000085">
            <w:pPr>
              <w:widowControl w:val="0"/>
              <w:jc w:val="center"/>
              <w:rPr>
                <w:sz w:val="16"/>
                <w:szCs w:val="16"/>
              </w:rPr>
            </w:pPr>
            <w:r w:rsidDel="00000000" w:rsidR="00000000" w:rsidRPr="00000000">
              <w:rPr>
                <w:sz w:val="16"/>
                <w:szCs w:val="16"/>
                <w:rtl w:val="0"/>
              </w:rPr>
              <w:t xml:space="preserve">0.62</w:t>
            </w:r>
          </w:p>
        </w:tc>
        <w:tc>
          <w:tcPr>
            <w:shd w:fill="auto" w:val="clear"/>
            <w:tcMar>
              <w:top w:w="-70.0" w:type="dxa"/>
              <w:left w:w="-70.0" w:type="dxa"/>
              <w:bottom w:w="-70.0" w:type="dxa"/>
              <w:right w:w="-70.0" w:type="dxa"/>
            </w:tcMar>
          </w:tcPr>
          <w:p w:rsidR="00000000" w:rsidDel="00000000" w:rsidP="00000000" w:rsidRDefault="00000000" w:rsidRPr="00000000" w14:paraId="00000086">
            <w:pPr>
              <w:widowControl w:val="0"/>
              <w:jc w:val="center"/>
              <w:rPr>
                <w:sz w:val="16"/>
                <w:szCs w:val="16"/>
              </w:rPr>
            </w:pPr>
            <w:r w:rsidDel="00000000" w:rsidR="00000000" w:rsidRPr="00000000">
              <w:rPr>
                <w:sz w:val="16"/>
                <w:szCs w:val="16"/>
                <w:rtl w:val="0"/>
              </w:rPr>
              <w:t xml:space="preserve">1.47</w:t>
            </w:r>
          </w:p>
        </w:tc>
        <w:tc>
          <w:tcPr>
            <w:shd w:fill="auto" w:val="clear"/>
            <w:tcMar>
              <w:top w:w="-70.0" w:type="dxa"/>
              <w:left w:w="-70.0" w:type="dxa"/>
              <w:bottom w:w="-70.0" w:type="dxa"/>
              <w:right w:w="-70.0" w:type="dxa"/>
            </w:tcMar>
          </w:tcPr>
          <w:p w:rsidR="00000000" w:rsidDel="00000000" w:rsidP="00000000" w:rsidRDefault="00000000" w:rsidRPr="00000000" w14:paraId="00000087">
            <w:pPr>
              <w:widowControl w:val="0"/>
              <w:jc w:val="center"/>
              <w:rPr>
                <w:sz w:val="16"/>
                <w:szCs w:val="16"/>
              </w:rPr>
            </w:pPr>
            <w:r w:rsidDel="00000000" w:rsidR="00000000" w:rsidRPr="00000000">
              <w:rPr>
                <w:sz w:val="16"/>
                <w:szCs w:val="16"/>
                <w:rtl w:val="0"/>
              </w:rPr>
              <w:t xml:space="preserve">1.63</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88">
            <w:pPr>
              <w:widowControl w:val="0"/>
              <w:jc w:val="center"/>
              <w:rPr>
                <w:sz w:val="16"/>
                <w:szCs w:val="16"/>
              </w:rPr>
            </w:pPr>
            <w:r w:rsidDel="00000000" w:rsidR="00000000" w:rsidRPr="00000000">
              <w:rPr>
                <w:sz w:val="16"/>
                <w:szCs w:val="16"/>
                <w:rtl w:val="0"/>
              </w:rPr>
              <w:t xml:space="preserve">MIROC-ESM PI</w:t>
            </w:r>
          </w:p>
        </w:tc>
        <w:tc>
          <w:tcPr>
            <w:shd w:fill="auto" w:val="clear"/>
            <w:tcMar>
              <w:top w:w="-70.0" w:type="dxa"/>
              <w:left w:w="-70.0" w:type="dxa"/>
              <w:bottom w:w="-70.0" w:type="dxa"/>
              <w:right w:w="-70.0" w:type="dxa"/>
            </w:tcMar>
          </w:tcPr>
          <w:p w:rsidR="00000000" w:rsidDel="00000000" w:rsidP="00000000" w:rsidRDefault="00000000" w:rsidRPr="00000000" w14:paraId="00000089">
            <w:pPr>
              <w:widowControl w:val="0"/>
              <w:jc w:val="center"/>
              <w:rPr>
                <w:sz w:val="16"/>
                <w:szCs w:val="16"/>
              </w:rPr>
            </w:pPr>
            <w:r w:rsidDel="00000000" w:rsidR="00000000" w:rsidRPr="00000000">
              <w:rPr>
                <w:sz w:val="16"/>
                <w:szCs w:val="16"/>
                <w:rtl w:val="0"/>
              </w:rPr>
              <w:t xml:space="preserve">0.77</w:t>
            </w:r>
          </w:p>
        </w:tc>
        <w:tc>
          <w:tcPr>
            <w:shd w:fill="auto" w:val="clear"/>
            <w:tcMar>
              <w:top w:w="-70.0" w:type="dxa"/>
              <w:left w:w="-70.0" w:type="dxa"/>
              <w:bottom w:w="-70.0" w:type="dxa"/>
              <w:right w:w="-70.0" w:type="dxa"/>
            </w:tcMar>
          </w:tcPr>
          <w:p w:rsidR="00000000" w:rsidDel="00000000" w:rsidP="00000000" w:rsidRDefault="00000000" w:rsidRPr="00000000" w14:paraId="0000008A">
            <w:pPr>
              <w:widowControl w:val="0"/>
              <w:jc w:val="center"/>
              <w:rPr>
                <w:sz w:val="16"/>
                <w:szCs w:val="16"/>
              </w:rPr>
            </w:pPr>
            <w:r w:rsidDel="00000000" w:rsidR="00000000" w:rsidRPr="00000000">
              <w:rPr>
                <w:sz w:val="16"/>
                <w:szCs w:val="16"/>
                <w:rtl w:val="0"/>
              </w:rPr>
              <w:t xml:space="preserve">0.44</w:t>
            </w:r>
          </w:p>
        </w:tc>
        <w:tc>
          <w:tcPr>
            <w:shd w:fill="auto" w:val="clear"/>
            <w:tcMar>
              <w:top w:w="-70.0" w:type="dxa"/>
              <w:left w:w="-70.0" w:type="dxa"/>
              <w:bottom w:w="-70.0" w:type="dxa"/>
              <w:right w:w="-70.0" w:type="dxa"/>
            </w:tcMar>
          </w:tcPr>
          <w:p w:rsidR="00000000" w:rsidDel="00000000" w:rsidP="00000000" w:rsidRDefault="00000000" w:rsidRPr="00000000" w14:paraId="0000008B">
            <w:pPr>
              <w:widowControl w:val="0"/>
              <w:jc w:val="center"/>
              <w:rPr>
                <w:sz w:val="16"/>
                <w:szCs w:val="16"/>
              </w:rPr>
            </w:pPr>
            <w:r w:rsidDel="00000000" w:rsidR="00000000" w:rsidRPr="00000000">
              <w:rPr>
                <w:sz w:val="16"/>
                <w:szCs w:val="16"/>
                <w:rtl w:val="0"/>
              </w:rPr>
              <w:t xml:space="preserve">0.30</w:t>
            </w:r>
          </w:p>
        </w:tc>
        <w:tc>
          <w:tcPr>
            <w:shd w:fill="auto" w:val="clear"/>
            <w:tcMar>
              <w:top w:w="-70.0" w:type="dxa"/>
              <w:left w:w="-70.0" w:type="dxa"/>
              <w:bottom w:w="-70.0" w:type="dxa"/>
              <w:right w:w="-70.0" w:type="dxa"/>
            </w:tcMar>
          </w:tcPr>
          <w:p w:rsidR="00000000" w:rsidDel="00000000" w:rsidP="00000000" w:rsidRDefault="00000000" w:rsidRPr="00000000" w14:paraId="0000008C">
            <w:pPr>
              <w:widowControl w:val="0"/>
              <w:jc w:val="center"/>
              <w:rPr>
                <w:sz w:val="16"/>
                <w:szCs w:val="16"/>
              </w:rPr>
            </w:pPr>
            <w:r w:rsidDel="00000000" w:rsidR="00000000" w:rsidRPr="00000000">
              <w:rPr>
                <w:sz w:val="16"/>
                <w:szCs w:val="16"/>
                <w:rtl w:val="0"/>
              </w:rPr>
              <w:t xml:space="preserve">1.04</w:t>
            </w:r>
          </w:p>
        </w:tc>
        <w:tc>
          <w:tcPr>
            <w:shd w:fill="auto" w:val="clear"/>
            <w:tcMar>
              <w:top w:w="-70.0" w:type="dxa"/>
              <w:left w:w="-70.0" w:type="dxa"/>
              <w:bottom w:w="-70.0" w:type="dxa"/>
              <w:right w:w="-70.0" w:type="dxa"/>
            </w:tcMar>
          </w:tcPr>
          <w:p w:rsidR="00000000" w:rsidDel="00000000" w:rsidP="00000000" w:rsidRDefault="00000000" w:rsidRPr="00000000" w14:paraId="0000008D">
            <w:pPr>
              <w:widowControl w:val="0"/>
              <w:jc w:val="center"/>
              <w:rPr>
                <w:sz w:val="16"/>
                <w:szCs w:val="16"/>
              </w:rPr>
            </w:pPr>
            <w:r w:rsidDel="00000000" w:rsidR="00000000" w:rsidRPr="00000000">
              <w:rPr>
                <w:sz w:val="16"/>
                <w:szCs w:val="16"/>
                <w:rtl w:val="0"/>
              </w:rPr>
              <w:t xml:space="preserve">2.39</w:t>
            </w:r>
          </w:p>
        </w:tc>
        <w:tc>
          <w:tcPr>
            <w:shd w:fill="auto" w:val="clear"/>
            <w:tcMar>
              <w:top w:w="-70.0" w:type="dxa"/>
              <w:left w:w="-70.0" w:type="dxa"/>
              <w:bottom w:w="-70.0" w:type="dxa"/>
              <w:right w:w="-70.0" w:type="dxa"/>
            </w:tcMar>
          </w:tcPr>
          <w:p w:rsidR="00000000" w:rsidDel="00000000" w:rsidP="00000000" w:rsidRDefault="00000000" w:rsidRPr="00000000" w14:paraId="0000008E">
            <w:pPr>
              <w:widowControl w:val="0"/>
              <w:jc w:val="center"/>
              <w:rPr>
                <w:sz w:val="16"/>
                <w:szCs w:val="16"/>
              </w:rPr>
            </w:pPr>
            <w:r w:rsidDel="00000000" w:rsidR="00000000" w:rsidRPr="00000000">
              <w:rPr>
                <w:sz w:val="16"/>
                <w:szCs w:val="16"/>
                <w:rtl w:val="0"/>
              </w:rPr>
              <w:t xml:space="preserve">1.40</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8F">
            <w:pPr>
              <w:widowControl w:val="0"/>
              <w:jc w:val="center"/>
              <w:rPr>
                <w:sz w:val="16"/>
                <w:szCs w:val="16"/>
              </w:rPr>
            </w:pPr>
            <w:r w:rsidDel="00000000" w:rsidR="00000000" w:rsidRPr="00000000">
              <w:rPr>
                <w:sz w:val="16"/>
                <w:szCs w:val="16"/>
                <w:rtl w:val="0"/>
              </w:rPr>
              <w:t xml:space="preserve">MIROC-ESM LGM</w:t>
            </w:r>
          </w:p>
        </w:tc>
        <w:tc>
          <w:tcPr>
            <w:shd w:fill="auto" w:val="clear"/>
            <w:tcMar>
              <w:top w:w="-70.0" w:type="dxa"/>
              <w:left w:w="-70.0" w:type="dxa"/>
              <w:bottom w:w="-70.0" w:type="dxa"/>
              <w:right w:w="-70.0" w:type="dxa"/>
            </w:tcMar>
          </w:tcPr>
          <w:p w:rsidR="00000000" w:rsidDel="00000000" w:rsidP="00000000" w:rsidRDefault="00000000" w:rsidRPr="00000000" w14:paraId="00000090">
            <w:pPr>
              <w:widowControl w:val="0"/>
              <w:jc w:val="center"/>
              <w:rPr>
                <w:sz w:val="16"/>
                <w:szCs w:val="16"/>
              </w:rPr>
            </w:pPr>
            <w:r w:rsidDel="00000000" w:rsidR="00000000" w:rsidRPr="00000000">
              <w:rPr>
                <w:sz w:val="16"/>
                <w:szCs w:val="16"/>
                <w:rtl w:val="0"/>
              </w:rPr>
              <w:t xml:space="preserve">0.76</w:t>
            </w:r>
          </w:p>
        </w:tc>
        <w:tc>
          <w:tcPr>
            <w:shd w:fill="auto" w:val="clear"/>
            <w:tcMar>
              <w:top w:w="-70.0" w:type="dxa"/>
              <w:left w:w="-70.0" w:type="dxa"/>
              <w:bottom w:w="-70.0" w:type="dxa"/>
              <w:right w:w="-70.0" w:type="dxa"/>
            </w:tcMar>
          </w:tcPr>
          <w:p w:rsidR="00000000" w:rsidDel="00000000" w:rsidP="00000000" w:rsidRDefault="00000000" w:rsidRPr="00000000" w14:paraId="00000091">
            <w:pPr>
              <w:widowControl w:val="0"/>
              <w:jc w:val="center"/>
              <w:rPr>
                <w:sz w:val="16"/>
                <w:szCs w:val="16"/>
              </w:rPr>
            </w:pPr>
            <w:r w:rsidDel="00000000" w:rsidR="00000000" w:rsidRPr="00000000">
              <w:rPr>
                <w:sz w:val="16"/>
                <w:szCs w:val="16"/>
                <w:rtl w:val="0"/>
              </w:rPr>
              <w:t xml:space="preserve">0.22</w:t>
            </w:r>
          </w:p>
        </w:tc>
        <w:tc>
          <w:tcPr>
            <w:shd w:fill="auto" w:val="clear"/>
            <w:tcMar>
              <w:top w:w="-70.0" w:type="dxa"/>
              <w:left w:w="-70.0" w:type="dxa"/>
              <w:bottom w:w="-70.0" w:type="dxa"/>
              <w:right w:w="-70.0" w:type="dxa"/>
            </w:tcMar>
          </w:tcPr>
          <w:p w:rsidR="00000000" w:rsidDel="00000000" w:rsidP="00000000" w:rsidRDefault="00000000" w:rsidRPr="00000000" w14:paraId="00000092">
            <w:pPr>
              <w:widowControl w:val="0"/>
              <w:jc w:val="center"/>
              <w:rPr>
                <w:sz w:val="16"/>
                <w:szCs w:val="16"/>
              </w:rPr>
            </w:pPr>
            <w:r w:rsidDel="00000000" w:rsidR="00000000" w:rsidRPr="00000000">
              <w:rPr>
                <w:sz w:val="16"/>
                <w:szCs w:val="16"/>
                <w:rtl w:val="0"/>
              </w:rPr>
              <w:t xml:space="preserve">0.14</w:t>
            </w:r>
          </w:p>
        </w:tc>
        <w:tc>
          <w:tcPr>
            <w:shd w:fill="auto" w:val="clear"/>
            <w:tcMar>
              <w:top w:w="-70.0" w:type="dxa"/>
              <w:left w:w="-70.0" w:type="dxa"/>
              <w:bottom w:w="-70.0" w:type="dxa"/>
              <w:right w:w="-70.0" w:type="dxa"/>
            </w:tcMar>
          </w:tcPr>
          <w:p w:rsidR="00000000" w:rsidDel="00000000" w:rsidP="00000000" w:rsidRDefault="00000000" w:rsidRPr="00000000" w14:paraId="00000093">
            <w:pPr>
              <w:widowControl w:val="0"/>
              <w:jc w:val="center"/>
              <w:rPr>
                <w:sz w:val="16"/>
                <w:szCs w:val="16"/>
              </w:rPr>
            </w:pPr>
            <w:r w:rsidDel="00000000" w:rsidR="00000000" w:rsidRPr="00000000">
              <w:rPr>
                <w:sz w:val="16"/>
                <w:szCs w:val="16"/>
                <w:rtl w:val="0"/>
              </w:rPr>
              <w:t xml:space="preserve">0.60</w:t>
            </w:r>
          </w:p>
        </w:tc>
        <w:tc>
          <w:tcPr>
            <w:shd w:fill="auto" w:val="clear"/>
            <w:tcMar>
              <w:top w:w="-70.0" w:type="dxa"/>
              <w:left w:w="-70.0" w:type="dxa"/>
              <w:bottom w:w="-70.0" w:type="dxa"/>
              <w:right w:w="-70.0" w:type="dxa"/>
            </w:tcMar>
          </w:tcPr>
          <w:p w:rsidR="00000000" w:rsidDel="00000000" w:rsidP="00000000" w:rsidRDefault="00000000" w:rsidRPr="00000000" w14:paraId="00000094">
            <w:pPr>
              <w:widowControl w:val="0"/>
              <w:jc w:val="center"/>
              <w:rPr>
                <w:sz w:val="16"/>
                <w:szCs w:val="16"/>
              </w:rPr>
            </w:pPr>
            <w:r w:rsidDel="00000000" w:rsidR="00000000" w:rsidRPr="00000000">
              <w:rPr>
                <w:sz w:val="16"/>
                <w:szCs w:val="16"/>
                <w:rtl w:val="0"/>
              </w:rPr>
              <w:t xml:space="preserve">2.67</w:t>
            </w:r>
          </w:p>
        </w:tc>
        <w:tc>
          <w:tcPr>
            <w:shd w:fill="auto" w:val="clear"/>
            <w:tcMar>
              <w:top w:w="-70.0" w:type="dxa"/>
              <w:left w:w="-70.0" w:type="dxa"/>
              <w:bottom w:w="-70.0" w:type="dxa"/>
              <w:right w:w="-70.0" w:type="dxa"/>
            </w:tcMar>
          </w:tcPr>
          <w:p w:rsidR="00000000" w:rsidDel="00000000" w:rsidP="00000000" w:rsidRDefault="00000000" w:rsidRPr="00000000" w14:paraId="00000095">
            <w:pPr>
              <w:widowControl w:val="0"/>
              <w:jc w:val="center"/>
              <w:rPr>
                <w:sz w:val="16"/>
                <w:szCs w:val="16"/>
              </w:rPr>
            </w:pPr>
            <w:r w:rsidDel="00000000" w:rsidR="00000000" w:rsidRPr="00000000">
              <w:rPr>
                <w:sz w:val="16"/>
                <w:szCs w:val="16"/>
                <w:rtl w:val="0"/>
              </w:rPr>
              <w:t xml:space="preserve">2.06</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96">
            <w:pPr>
              <w:widowControl w:val="0"/>
              <w:jc w:val="center"/>
              <w:rPr>
                <w:sz w:val="16"/>
                <w:szCs w:val="16"/>
              </w:rPr>
            </w:pPr>
            <w:r w:rsidDel="00000000" w:rsidR="00000000" w:rsidRPr="00000000">
              <w:rPr>
                <w:sz w:val="16"/>
                <w:szCs w:val="16"/>
                <w:rtl w:val="0"/>
              </w:rPr>
              <w:t xml:space="preserve">MRI-CGCM3 PI</w:t>
            </w:r>
          </w:p>
        </w:tc>
        <w:tc>
          <w:tcPr>
            <w:shd w:fill="auto" w:val="clear"/>
            <w:tcMar>
              <w:top w:w="-70.0" w:type="dxa"/>
              <w:left w:w="-70.0" w:type="dxa"/>
              <w:bottom w:w="-70.0" w:type="dxa"/>
              <w:right w:w="-70.0" w:type="dxa"/>
            </w:tcMar>
          </w:tcPr>
          <w:p w:rsidR="00000000" w:rsidDel="00000000" w:rsidP="00000000" w:rsidRDefault="00000000" w:rsidRPr="00000000" w14:paraId="00000097">
            <w:pPr>
              <w:widowControl w:val="0"/>
              <w:jc w:val="center"/>
              <w:rPr>
                <w:sz w:val="16"/>
                <w:szCs w:val="16"/>
              </w:rPr>
            </w:pPr>
            <w:r w:rsidDel="00000000" w:rsidR="00000000" w:rsidRPr="00000000">
              <w:rPr>
                <w:sz w:val="16"/>
                <w:szCs w:val="16"/>
                <w:rtl w:val="0"/>
              </w:rPr>
              <w:t xml:space="preserve">0.58</w:t>
            </w:r>
          </w:p>
        </w:tc>
        <w:tc>
          <w:tcPr>
            <w:shd w:fill="auto" w:val="clear"/>
            <w:tcMar>
              <w:top w:w="-70.0" w:type="dxa"/>
              <w:left w:w="-70.0" w:type="dxa"/>
              <w:bottom w:w="-70.0" w:type="dxa"/>
              <w:right w:w="-70.0" w:type="dxa"/>
            </w:tcMar>
          </w:tcPr>
          <w:p w:rsidR="00000000" w:rsidDel="00000000" w:rsidP="00000000" w:rsidRDefault="00000000" w:rsidRPr="00000000" w14:paraId="00000098">
            <w:pPr>
              <w:widowControl w:val="0"/>
              <w:jc w:val="center"/>
              <w:rPr>
                <w:sz w:val="16"/>
                <w:szCs w:val="16"/>
              </w:rPr>
            </w:pPr>
            <w:r w:rsidDel="00000000" w:rsidR="00000000" w:rsidRPr="00000000">
              <w:rPr>
                <w:sz w:val="16"/>
                <w:szCs w:val="16"/>
                <w:rtl w:val="0"/>
              </w:rPr>
              <w:t xml:space="preserve">0.38</w:t>
            </w:r>
          </w:p>
        </w:tc>
        <w:tc>
          <w:tcPr>
            <w:shd w:fill="auto" w:val="clear"/>
            <w:tcMar>
              <w:top w:w="-70.0" w:type="dxa"/>
              <w:left w:w="-70.0" w:type="dxa"/>
              <w:bottom w:w="-70.0" w:type="dxa"/>
              <w:right w:w="-70.0" w:type="dxa"/>
            </w:tcMar>
          </w:tcPr>
          <w:p w:rsidR="00000000" w:rsidDel="00000000" w:rsidP="00000000" w:rsidRDefault="00000000" w:rsidRPr="00000000" w14:paraId="00000099">
            <w:pPr>
              <w:widowControl w:val="0"/>
              <w:jc w:val="center"/>
              <w:rPr>
                <w:sz w:val="16"/>
                <w:szCs w:val="16"/>
              </w:rPr>
            </w:pPr>
            <w:r w:rsidDel="00000000" w:rsidR="00000000" w:rsidRPr="00000000">
              <w:rPr>
                <w:sz w:val="16"/>
                <w:szCs w:val="16"/>
                <w:rtl w:val="0"/>
              </w:rPr>
              <w:t xml:space="preserve">0.23</w:t>
            </w:r>
          </w:p>
        </w:tc>
        <w:tc>
          <w:tcPr>
            <w:shd w:fill="auto" w:val="clear"/>
            <w:tcMar>
              <w:top w:w="-70.0" w:type="dxa"/>
              <w:left w:w="-70.0" w:type="dxa"/>
              <w:bottom w:w="-70.0" w:type="dxa"/>
              <w:right w:w="-70.0" w:type="dxa"/>
            </w:tcMar>
          </w:tcPr>
          <w:p w:rsidR="00000000" w:rsidDel="00000000" w:rsidP="00000000" w:rsidRDefault="00000000" w:rsidRPr="00000000" w14:paraId="0000009A">
            <w:pPr>
              <w:widowControl w:val="0"/>
              <w:jc w:val="center"/>
              <w:rPr>
                <w:sz w:val="16"/>
                <w:szCs w:val="16"/>
              </w:rPr>
            </w:pPr>
            <w:r w:rsidDel="00000000" w:rsidR="00000000" w:rsidRPr="00000000">
              <w:rPr>
                <w:sz w:val="16"/>
                <w:szCs w:val="16"/>
                <w:rtl w:val="0"/>
              </w:rPr>
              <w:t xml:space="preserve">1.06</w:t>
            </w:r>
          </w:p>
        </w:tc>
        <w:tc>
          <w:tcPr>
            <w:shd w:fill="auto" w:val="clear"/>
            <w:tcMar>
              <w:top w:w="-70.0" w:type="dxa"/>
              <w:left w:w="-70.0" w:type="dxa"/>
              <w:bottom w:w="-70.0" w:type="dxa"/>
              <w:right w:w="-70.0" w:type="dxa"/>
            </w:tcMar>
          </w:tcPr>
          <w:p w:rsidR="00000000" w:rsidDel="00000000" w:rsidP="00000000" w:rsidRDefault="00000000" w:rsidRPr="00000000" w14:paraId="0000009B">
            <w:pPr>
              <w:widowControl w:val="0"/>
              <w:jc w:val="center"/>
              <w:rPr>
                <w:sz w:val="16"/>
                <w:szCs w:val="16"/>
              </w:rPr>
            </w:pPr>
            <w:r w:rsidDel="00000000" w:rsidR="00000000" w:rsidRPr="00000000">
              <w:rPr>
                <w:sz w:val="16"/>
                <w:szCs w:val="16"/>
                <w:rtl w:val="0"/>
              </w:rPr>
              <w:t xml:space="preserve">1.44</w:t>
            </w:r>
          </w:p>
        </w:tc>
        <w:tc>
          <w:tcPr>
            <w:shd w:fill="auto" w:val="clear"/>
            <w:tcMar>
              <w:top w:w="-70.0" w:type="dxa"/>
              <w:left w:w="-70.0" w:type="dxa"/>
              <w:bottom w:w="-70.0" w:type="dxa"/>
              <w:right w:w="-70.0" w:type="dxa"/>
            </w:tcMar>
          </w:tcPr>
          <w:p w:rsidR="00000000" w:rsidDel="00000000" w:rsidP="00000000" w:rsidRDefault="00000000" w:rsidRPr="00000000" w14:paraId="0000009C">
            <w:pPr>
              <w:widowControl w:val="0"/>
              <w:jc w:val="center"/>
              <w:rPr>
                <w:sz w:val="16"/>
                <w:szCs w:val="16"/>
              </w:rPr>
            </w:pPr>
            <w:r w:rsidDel="00000000" w:rsidR="00000000" w:rsidRPr="00000000">
              <w:rPr>
                <w:sz w:val="16"/>
                <w:szCs w:val="16"/>
                <w:rtl w:val="0"/>
              </w:rPr>
              <w:t xml:space="preserve">0.85</w:t>
            </w:r>
          </w:p>
        </w:tc>
      </w:tr>
      <w:tr>
        <w:trPr>
          <w:cantSplit w:val="0"/>
          <w:tblHeader w:val="0"/>
        </w:trPr>
        <w:tc>
          <w:tcPr>
            <w:shd w:fill="b7b7b7" w:val="clear"/>
            <w:tcMar>
              <w:top w:w="-70.0" w:type="dxa"/>
              <w:left w:w="-70.0" w:type="dxa"/>
              <w:bottom w:w="-70.0" w:type="dxa"/>
              <w:right w:w="-70.0" w:type="dxa"/>
            </w:tcMar>
          </w:tcPr>
          <w:p w:rsidR="00000000" w:rsidDel="00000000" w:rsidP="00000000" w:rsidRDefault="00000000" w:rsidRPr="00000000" w14:paraId="0000009D">
            <w:pPr>
              <w:widowControl w:val="0"/>
              <w:jc w:val="center"/>
              <w:rPr>
                <w:sz w:val="16"/>
                <w:szCs w:val="16"/>
              </w:rPr>
            </w:pPr>
            <w:r w:rsidDel="00000000" w:rsidR="00000000" w:rsidRPr="00000000">
              <w:rPr>
                <w:sz w:val="16"/>
                <w:szCs w:val="16"/>
                <w:rtl w:val="0"/>
              </w:rPr>
              <w:t xml:space="preserve">MRI-CGCM3 LGM</w:t>
            </w:r>
          </w:p>
        </w:tc>
        <w:tc>
          <w:tcPr>
            <w:shd w:fill="auto" w:val="clear"/>
            <w:tcMar>
              <w:top w:w="-70.0" w:type="dxa"/>
              <w:left w:w="-70.0" w:type="dxa"/>
              <w:bottom w:w="-70.0" w:type="dxa"/>
              <w:right w:w="-70.0" w:type="dxa"/>
            </w:tcMar>
          </w:tcPr>
          <w:p w:rsidR="00000000" w:rsidDel="00000000" w:rsidP="00000000" w:rsidRDefault="00000000" w:rsidRPr="00000000" w14:paraId="0000009E">
            <w:pPr>
              <w:widowControl w:val="0"/>
              <w:jc w:val="center"/>
              <w:rPr>
                <w:sz w:val="16"/>
                <w:szCs w:val="16"/>
              </w:rPr>
            </w:pPr>
            <w:r w:rsidDel="00000000" w:rsidR="00000000" w:rsidRPr="00000000">
              <w:rPr>
                <w:sz w:val="16"/>
                <w:szCs w:val="16"/>
                <w:rtl w:val="0"/>
              </w:rPr>
              <w:t xml:space="preserve">0.49</w:t>
            </w:r>
          </w:p>
        </w:tc>
        <w:tc>
          <w:tcPr>
            <w:shd w:fill="auto" w:val="clear"/>
            <w:tcMar>
              <w:top w:w="-70.0" w:type="dxa"/>
              <w:left w:w="-70.0" w:type="dxa"/>
              <w:bottom w:w="-70.0" w:type="dxa"/>
              <w:right w:w="-70.0" w:type="dxa"/>
            </w:tcMar>
          </w:tcPr>
          <w:p w:rsidR="00000000" w:rsidDel="00000000" w:rsidP="00000000" w:rsidRDefault="00000000" w:rsidRPr="00000000" w14:paraId="0000009F">
            <w:pPr>
              <w:widowControl w:val="0"/>
              <w:jc w:val="center"/>
              <w:rPr>
                <w:sz w:val="16"/>
                <w:szCs w:val="16"/>
              </w:rPr>
            </w:pPr>
            <w:r w:rsidDel="00000000" w:rsidR="00000000" w:rsidRPr="00000000">
              <w:rPr>
                <w:sz w:val="16"/>
                <w:szCs w:val="16"/>
                <w:rtl w:val="0"/>
              </w:rPr>
              <w:t xml:space="preserve">0.29</w:t>
            </w:r>
          </w:p>
        </w:tc>
        <w:tc>
          <w:tcPr>
            <w:shd w:fill="auto" w:val="clear"/>
            <w:tcMar>
              <w:top w:w="-70.0" w:type="dxa"/>
              <w:left w:w="-70.0" w:type="dxa"/>
              <w:bottom w:w="-70.0" w:type="dxa"/>
              <w:right w:w="-70.0" w:type="dxa"/>
            </w:tcMar>
          </w:tcPr>
          <w:p w:rsidR="00000000" w:rsidDel="00000000" w:rsidP="00000000" w:rsidRDefault="00000000" w:rsidRPr="00000000" w14:paraId="000000A0">
            <w:pPr>
              <w:widowControl w:val="0"/>
              <w:jc w:val="center"/>
              <w:rPr>
                <w:sz w:val="16"/>
                <w:szCs w:val="16"/>
              </w:rPr>
            </w:pPr>
            <w:r w:rsidDel="00000000" w:rsidR="00000000" w:rsidRPr="00000000">
              <w:rPr>
                <w:sz w:val="16"/>
                <w:szCs w:val="16"/>
                <w:rtl w:val="0"/>
              </w:rPr>
              <w:t xml:space="preserve">0.16</w:t>
            </w:r>
          </w:p>
        </w:tc>
        <w:tc>
          <w:tcPr>
            <w:shd w:fill="auto" w:val="clear"/>
            <w:tcMar>
              <w:top w:w="-70.0" w:type="dxa"/>
              <w:left w:w="-70.0" w:type="dxa"/>
              <w:bottom w:w="-70.0" w:type="dxa"/>
              <w:right w:w="-70.0" w:type="dxa"/>
            </w:tcMar>
          </w:tcPr>
          <w:p w:rsidR="00000000" w:rsidDel="00000000" w:rsidP="00000000" w:rsidRDefault="00000000" w:rsidRPr="00000000" w14:paraId="000000A1">
            <w:pPr>
              <w:widowControl w:val="0"/>
              <w:jc w:val="center"/>
              <w:rPr>
                <w:sz w:val="16"/>
                <w:szCs w:val="16"/>
              </w:rPr>
            </w:pPr>
            <w:r w:rsidDel="00000000" w:rsidR="00000000" w:rsidRPr="00000000">
              <w:rPr>
                <w:sz w:val="16"/>
                <w:szCs w:val="16"/>
                <w:rtl w:val="0"/>
              </w:rPr>
              <w:t xml:space="preserve">0.89</w:t>
            </w:r>
          </w:p>
        </w:tc>
        <w:tc>
          <w:tcPr>
            <w:shd w:fill="auto" w:val="clear"/>
            <w:tcMar>
              <w:top w:w="-70.0" w:type="dxa"/>
              <w:left w:w="-70.0" w:type="dxa"/>
              <w:bottom w:w="-70.0" w:type="dxa"/>
              <w:right w:w="-70.0" w:type="dxa"/>
            </w:tcMar>
          </w:tcPr>
          <w:p w:rsidR="00000000" w:rsidDel="00000000" w:rsidP="00000000" w:rsidRDefault="00000000" w:rsidRPr="00000000" w14:paraId="000000A2">
            <w:pPr>
              <w:widowControl w:val="0"/>
              <w:jc w:val="center"/>
              <w:rPr>
                <w:sz w:val="16"/>
                <w:szCs w:val="16"/>
              </w:rPr>
            </w:pPr>
            <w:r w:rsidDel="00000000" w:rsidR="00000000" w:rsidRPr="00000000">
              <w:rPr>
                <w:sz w:val="16"/>
                <w:szCs w:val="16"/>
                <w:rtl w:val="0"/>
              </w:rPr>
              <w:t xml:space="preserve">1.44</w:t>
            </w:r>
          </w:p>
        </w:tc>
        <w:tc>
          <w:tcPr>
            <w:shd w:fill="auto" w:val="clear"/>
            <w:tcMar>
              <w:top w:w="-70.0" w:type="dxa"/>
              <w:left w:w="-70.0" w:type="dxa"/>
              <w:bottom w:w="-70.0" w:type="dxa"/>
              <w:right w:w="-70.0" w:type="dxa"/>
            </w:tcMar>
          </w:tcPr>
          <w:p w:rsidR="00000000" w:rsidDel="00000000" w:rsidP="00000000" w:rsidRDefault="00000000" w:rsidRPr="00000000" w14:paraId="000000A3">
            <w:pPr>
              <w:widowControl w:val="0"/>
              <w:jc w:val="center"/>
              <w:rPr>
                <w:sz w:val="16"/>
                <w:szCs w:val="16"/>
              </w:rPr>
            </w:pPr>
            <w:r w:rsidDel="00000000" w:rsidR="00000000" w:rsidRPr="00000000">
              <w:rPr>
                <w:sz w:val="16"/>
                <w:szCs w:val="16"/>
                <w:rtl w:val="0"/>
              </w:rPr>
              <w:t xml:space="preserve">0.70</w:t>
            </w:r>
          </w:p>
        </w:tc>
      </w:tr>
    </w:tbl>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keepNext w:val="1"/>
        <w:pBdr>
          <w:top w:space="0" w:sz="0" w:val="nil"/>
          <w:left w:space="0" w:sz="0" w:val="nil"/>
          <w:bottom w:space="0" w:sz="0" w:val="nil"/>
          <w:right w:space="0" w:sz="0" w:val="nil"/>
          <w:between w:space="0" w:sz="0" w:val="nil"/>
        </w:pBdr>
        <w:spacing w:after="120" w:before="240" w:lineRule="auto"/>
        <w:rPr>
          <w:b w:val="1"/>
          <w:color w:val="000000"/>
          <w:sz w:val="24"/>
          <w:szCs w:val="24"/>
        </w:rPr>
      </w:pPr>
      <w:r w:rsidDel="00000000" w:rsidR="00000000" w:rsidRPr="00000000">
        <w:rPr>
          <w:b w:val="1"/>
          <w:color w:val="000000"/>
          <w:sz w:val="24"/>
          <w:szCs w:val="24"/>
          <w:rtl w:val="0"/>
        </w:rPr>
        <w:t xml:space="preserve">4 Conclusions</w:t>
      </w:r>
    </w:p>
    <w:p w:rsidR="00000000" w:rsidDel="00000000" w:rsidP="00000000" w:rsidRDefault="00000000" w:rsidRPr="00000000" w14:paraId="000000AD">
      <w:pPr>
        <w:shd w:fill="ffffff" w:val="clear"/>
        <w:spacing w:before="240" w:line="480" w:lineRule="auto"/>
        <w:rPr>
          <w:sz w:val="24"/>
          <w:szCs w:val="24"/>
        </w:rPr>
      </w:pPr>
      <w:r w:rsidDel="00000000" w:rsidR="00000000" w:rsidRPr="00000000">
        <w:rPr>
          <w:b w:val="1"/>
          <w:color w:val="262626"/>
          <w:sz w:val="24"/>
          <w:szCs w:val="24"/>
          <w:rtl w:val="0"/>
        </w:rPr>
        <w:t xml:space="preserve">Acknowledgments</w:t>
      </w:r>
      <w:r w:rsidDel="00000000" w:rsidR="00000000" w:rsidRPr="00000000">
        <w:rPr>
          <w:sz w:val="24"/>
          <w:szCs w:val="24"/>
          <w:rtl w:val="0"/>
        </w:rPr>
        <w:t xml:space="preserve"> </w:t>
      </w:r>
    </w:p>
    <w:p w:rsidR="00000000" w:rsidDel="00000000" w:rsidP="00000000" w:rsidRDefault="00000000" w:rsidRPr="00000000" w14:paraId="000000AE">
      <w:pPr>
        <w:shd w:fill="ffffff" w:val="clear"/>
        <w:spacing w:line="480" w:lineRule="auto"/>
        <w:rPr>
          <w:sz w:val="24"/>
          <w:szCs w:val="24"/>
        </w:rPr>
      </w:pPr>
      <w:r w:rsidDel="00000000" w:rsidR="00000000" w:rsidRPr="00000000">
        <w:rPr>
          <w:b w:val="1"/>
          <w:color w:val="262626"/>
          <w:sz w:val="24"/>
          <w:szCs w:val="24"/>
          <w:rtl w:val="0"/>
        </w:rPr>
        <w:t xml:space="preserve">Open Research</w:t>
      </w:r>
      <w:r w:rsidDel="00000000" w:rsidR="00000000" w:rsidRPr="00000000">
        <w:rPr>
          <w:sz w:val="24"/>
          <w:szCs w:val="24"/>
          <w:rtl w:val="0"/>
        </w:rPr>
        <w:t xml:space="preserve"> </w:t>
      </w:r>
      <w:r w:rsidDel="00000000" w:rsidR="00000000" w:rsidRPr="00000000">
        <w:rPr>
          <w:b w:val="1"/>
          <w:color w:val="262626"/>
          <w:sz w:val="24"/>
          <w:szCs w:val="24"/>
          <w:rtl w:val="0"/>
        </w:rPr>
        <w:t xml:space="preserve"> </w:t>
      </w:r>
      <w:r w:rsidDel="00000000" w:rsidR="00000000" w:rsidRPr="00000000">
        <w:rPr>
          <w:rtl w:val="0"/>
        </w:rPr>
      </w:r>
    </w:p>
    <w:p w:rsidR="00000000" w:rsidDel="00000000" w:rsidP="00000000" w:rsidRDefault="00000000" w:rsidRPr="00000000" w14:paraId="000000AF">
      <w:pPr>
        <w:shd w:fill="ffffff" w:val="clear"/>
        <w:spacing w:line="480" w:lineRule="auto"/>
        <w:rPr>
          <w:b w:val="1"/>
          <w:color w:val="262626"/>
          <w:sz w:val="24"/>
          <w:szCs w:val="24"/>
        </w:rPr>
      </w:pPr>
      <w:r w:rsidDel="00000000" w:rsidR="00000000" w:rsidRPr="00000000">
        <w:rPr>
          <w:b w:val="1"/>
          <w:color w:val="262626"/>
          <w:sz w:val="24"/>
          <w:szCs w:val="24"/>
          <w:rtl w:val="0"/>
        </w:rPr>
        <w:t xml:space="preserve">References</w:t>
      </w:r>
      <w:r w:rsidDel="00000000" w:rsidR="00000000" w:rsidRPr="00000000">
        <w:rPr>
          <w:rtl w:val="0"/>
        </w:rPr>
      </w:r>
    </w:p>
    <w:sectPr>
      <w:type w:val="continuous"/>
      <w:pgSz w:h="15840" w:w="12240" w:orient="portrait"/>
      <w:pgMar w:bottom="1440" w:top="1440" w:left="1440" w:right="1440" w:header="432"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olas Cosentino" w:id="4" w:date="2022-11-02T21:05:00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What core datasets?</w:t>
      </w:r>
    </w:p>
  </w:comment>
  <w:comment w:author="Nicolas Cosentino" w:id="3" w:date="2022-11-02T21:05:00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clear. What is the relationship between those models that you want to explain? Be more specific about the consequences of the underestimation/non-inclusion of those high-latitude sources and how it relates to the relationship you want to point out between those models.</w:t>
      </w:r>
    </w:p>
  </w:comment>
  <w:comment w:author="Nicolas Cosentino" w:id="5" w:date="2022-11-02T21:06:00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average values.</w:t>
      </w:r>
    </w:p>
  </w:comment>
  <w:comment w:author="Nicolas Cosentino" w:id="2" w:date="2022-11-02T21:02:00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relationship?</w:t>
      </w:r>
    </w:p>
  </w:comment>
  <w:comment w:author="Nicolas Cosentino" w:id="1" w:date="2022-11-02T20:56:00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entiendo bien esto. De donde sale el rango 1-10%? Es comparable el origen metodológico de ese rango con los valores que mencionás después? Necesita más desarrollo esta idea.</w:t>
      </w:r>
    </w:p>
  </w:comment>
  <w:comment w:author="Fabrice Lambert" w:id="0" w:date="2023-01-25T13:12:19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were they different?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3" w15:done="0"/>
  <w15:commentEx w15:paraId="000000B4" w15:done="0"/>
  <w15:commentEx w15:paraId="000000B5" w15:done="0"/>
  <w15:commentEx w15:paraId="000000B6" w15:done="0"/>
  <w15:commentEx w15:paraId="000000B7" w15:done="0"/>
  <w15:commentEx w15:paraId="000000B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rtl w:val="0"/>
      </w:rPr>
      <w:t xml:space="preserve">Confidential manuscript submitted to </w:t>
    </w:r>
    <w:r w:rsidDel="00000000" w:rsidR="00000000" w:rsidRPr="00000000">
      <w:rPr>
        <w:i w:val="1"/>
        <w:color w:val="000000"/>
        <w:rtl w:val="0"/>
      </w:rPr>
      <w:t xml:space="preserve">replace this text with name of AGU journal</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rtl w:val="0"/>
      </w:rPr>
      <w:t xml:space="preserve">manuscript submitted to </w:t>
    </w:r>
    <w:r w:rsidDel="00000000" w:rsidR="00000000" w:rsidRPr="00000000">
      <w:rPr>
        <w:i w:val="1"/>
        <w:color w:val="000000"/>
        <w:rtl w:val="0"/>
      </w:rPr>
      <w:t xml:space="preserve">Paleoceanography and Paleoclimatology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jc w:val="center"/>
    </w:pPr>
    <w:rPr>
      <w:b w:val="1"/>
      <w:sz w:val="28"/>
      <w:szCs w:val="28"/>
    </w:rPr>
  </w:style>
  <w:style w:type="paragraph" w:styleId="Normal" w:default="1">
    <w:name w:val="Normal"/>
    <w:qFormat w:val="1"/>
    <w:rsid w:val="008A6077"/>
    <w:rPr>
      <w:rFonts w:eastAsia="Calibri"/>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400425"/>
    <w:pPr>
      <w:contextualSpacing w:val="1"/>
      <w:jc w:val="center"/>
    </w:pPr>
    <w:rPr>
      <w:rFonts w:cstheme="majorBidi" w:eastAsiaTheme="majorEastAsia"/>
      <w:b w:val="1"/>
      <w:spacing w:val="-10"/>
      <w:kern w:val="28"/>
      <w:sz w:val="28"/>
      <w:szCs w:val="56"/>
    </w:rPr>
  </w:style>
  <w:style w:type="paragraph" w:styleId="Reference" w:customStyle="1">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val="1"/>
    <w:rsid w:val="000379AB"/>
    <w:pPr>
      <w:tabs>
        <w:tab w:val="center" w:pos="4680"/>
        <w:tab w:val="right" w:pos="9360"/>
      </w:tabs>
    </w:pPr>
  </w:style>
  <w:style w:type="paragraph" w:styleId="Heading-Secondary" w:customStyle="1">
    <w:name w:val="Heading-Secondary"/>
    <w:basedOn w:val="Heading-Main"/>
    <w:qFormat w:val="1"/>
    <w:rsid w:val="00C81368"/>
    <w:pPr>
      <w:ind w:left="720"/>
    </w:pPr>
    <w:rPr>
      <w:b w:val="0"/>
    </w:rPr>
  </w:style>
  <w:style w:type="paragraph" w:styleId="Authors" w:customStyle="1">
    <w:name w:val="Authors"/>
    <w:basedOn w:val="Normal"/>
    <w:rsid w:val="00B120F3"/>
    <w:pPr>
      <w:spacing w:after="360" w:before="120"/>
    </w:pPr>
    <w:rPr>
      <w:rFonts w:eastAsia="Times New Roman"/>
      <w:b w:val="1"/>
      <w:sz w:val="24"/>
      <w:szCs w:val="24"/>
    </w:rPr>
  </w:style>
  <w:style w:type="paragraph" w:styleId="Text" w:customStyle="1">
    <w:name w:val="Text"/>
    <w:basedOn w:val="Normal"/>
    <w:rsid w:val="008A6077"/>
    <w:pPr>
      <w:spacing w:before="120"/>
      <w:ind w:firstLine="720"/>
    </w:pPr>
    <w:rPr>
      <w:rFonts w:eastAsia="Times New Roman"/>
      <w:sz w:val="24"/>
      <w:szCs w:val="24"/>
    </w:rPr>
  </w:style>
  <w:style w:type="paragraph" w:styleId="FigureorTableCaption" w:customStyle="1">
    <w:name w:val="Figure or Table Caption"/>
    <w:basedOn w:val="Normal"/>
    <w:rsid w:val="008A6077"/>
    <w:pPr>
      <w:keepNext w:val="1"/>
      <w:spacing w:before="240"/>
      <w:outlineLvl w:val="0"/>
    </w:pPr>
    <w:rPr>
      <w:rFonts w:eastAsia="Times New Roman"/>
      <w:kern w:val="28"/>
      <w:sz w:val="24"/>
      <w:szCs w:val="24"/>
    </w:rPr>
  </w:style>
  <w:style w:type="character" w:styleId="HeaderChar" w:customStyle="1">
    <w:name w:val="Header Char"/>
    <w:basedOn w:val="DefaultParagraphFont"/>
    <w:link w:val="Header"/>
    <w:uiPriority w:val="99"/>
    <w:rsid w:val="000379AB"/>
    <w:rPr>
      <w:rFonts w:ascii="Times New Roman" w:cs="Times New Roman" w:eastAsia="Calibri" w:hAnsi="Times New Roman"/>
      <w:sz w:val="20"/>
      <w:szCs w:val="20"/>
    </w:rPr>
  </w:style>
  <w:style w:type="character" w:styleId="Hyperlink">
    <w:name w:val="Hyperlink"/>
    <w:rsid w:val="008A6077"/>
    <w:rPr>
      <w:color w:val="0000ff"/>
      <w:u w:val="single"/>
    </w:rPr>
  </w:style>
  <w:style w:type="paragraph" w:styleId="Heading-Main" w:customStyle="1">
    <w:name w:val="Heading-Main"/>
    <w:basedOn w:val="Normal"/>
    <w:rsid w:val="005358D5"/>
    <w:pPr>
      <w:keepNext w:val="1"/>
      <w:spacing w:after="120" w:before="240"/>
      <w:outlineLvl w:val="0"/>
    </w:pPr>
    <w:rPr>
      <w:rFonts w:eastAsia="Times New Roman"/>
      <w:b w:val="1"/>
      <w:bCs w:val="1"/>
      <w:kern w:val="28"/>
      <w:sz w:val="24"/>
      <w:szCs w:val="24"/>
    </w:rPr>
  </w:style>
  <w:style w:type="paragraph" w:styleId="Affiliation" w:customStyle="1">
    <w:name w:val="Affiliation"/>
    <w:basedOn w:val="Text"/>
    <w:qFormat w:val="1"/>
    <w:rsid w:val="00B719C8"/>
    <w:pPr>
      <w:ind w:firstLine="0"/>
    </w:pPr>
  </w:style>
  <w:style w:type="paragraph" w:styleId="KeyPoints" w:customStyle="1">
    <w:name w:val="Key Points"/>
    <w:basedOn w:val="Normal"/>
    <w:rsid w:val="008A6077"/>
    <w:pPr>
      <w:spacing w:before="120"/>
    </w:pPr>
    <w:rPr>
      <w:rFonts w:eastAsia="Times New Roman"/>
      <w:sz w:val="24"/>
      <w:szCs w:val="24"/>
    </w:rPr>
  </w:style>
  <w:style w:type="paragraph" w:styleId="Abstract" w:customStyle="1">
    <w:name w:val="Abstract"/>
    <w:basedOn w:val="Normal"/>
    <w:qFormat w:val="1"/>
    <w:rsid w:val="00400425"/>
    <w:pPr>
      <w:spacing w:before="120"/>
    </w:pPr>
    <w:rPr>
      <w:rFonts w:eastAsia="Times New Roman"/>
      <w:sz w:val="24"/>
      <w:szCs w:val="24"/>
    </w:rPr>
  </w:style>
  <w:style w:type="character" w:styleId="TitleChar" w:customStyle="1">
    <w:name w:val="Title Char"/>
    <w:basedOn w:val="DefaultParagraphFont"/>
    <w:link w:val="Title"/>
    <w:uiPriority w:val="10"/>
    <w:rsid w:val="00400425"/>
    <w:rPr>
      <w:rFonts w:ascii="Times New Roman" w:hAnsi="Times New Roman" w:cstheme="majorBidi" w:eastAsiaTheme="majorEastAsia"/>
      <w:b w:val="1"/>
      <w:spacing w:val="-10"/>
      <w:kern w:val="28"/>
      <w:sz w:val="28"/>
      <w:szCs w:val="56"/>
    </w:rPr>
  </w:style>
  <w:style w:type="paragraph" w:styleId="Note" w:customStyle="1">
    <w:name w:val="Note"/>
    <w:basedOn w:val="Normal"/>
    <w:qFormat w:val="1"/>
    <w:rsid w:val="0037466A"/>
    <w:pPr>
      <w:spacing w:after="240" w:before="240"/>
    </w:pPr>
    <w:rPr>
      <w:color w:val="00b0f0"/>
    </w:rPr>
  </w:style>
  <w:style w:type="paragraph" w:styleId="NormalWeb">
    <w:name w:val="Normal (Web)"/>
    <w:basedOn w:val="Normal"/>
    <w:uiPriority w:val="99"/>
    <w:semiHidden w:val="1"/>
    <w:unhideWhenUsed w:val="1"/>
    <w:rsid w:val="002F3B11"/>
    <w:rPr>
      <w:sz w:val="24"/>
      <w:szCs w:val="24"/>
    </w:rPr>
  </w:style>
  <w:style w:type="paragraph" w:styleId="Footer">
    <w:name w:val="footer"/>
    <w:basedOn w:val="Normal"/>
    <w:link w:val="FooterChar"/>
    <w:uiPriority w:val="99"/>
    <w:unhideWhenUsed w:val="1"/>
    <w:rsid w:val="000379AB"/>
    <w:pPr>
      <w:tabs>
        <w:tab w:val="center" w:pos="4680"/>
        <w:tab w:val="right" w:pos="9360"/>
      </w:tabs>
    </w:pPr>
  </w:style>
  <w:style w:type="character" w:styleId="FooterChar" w:customStyle="1">
    <w:name w:val="Footer Char"/>
    <w:basedOn w:val="DefaultParagraphFont"/>
    <w:link w:val="Footer"/>
    <w:uiPriority w:val="99"/>
    <w:rsid w:val="000379AB"/>
    <w:rPr>
      <w:rFonts w:ascii="Times New Roman" w:cs="Times New Roman" w:eastAsia="Calibri" w:hAnsi="Times New Roman"/>
      <w:sz w:val="20"/>
      <w:szCs w:val="20"/>
    </w:rPr>
  </w:style>
  <w:style w:type="paragraph" w:styleId="ListParagraph">
    <w:name w:val="List Paragraph"/>
    <w:basedOn w:val="Normal"/>
    <w:uiPriority w:val="34"/>
    <w:qFormat w:val="1"/>
    <w:rsid w:val="00D810E5"/>
    <w:pPr>
      <w:spacing w:after="200"/>
      <w:ind w:left="720"/>
      <w:contextualSpacing w:val="1"/>
    </w:pPr>
    <w:rPr>
      <w:rFonts w:asciiTheme="minorHAnsi" w:cstheme="minorBidi" w:eastAsiaTheme="minorEastAsia" w:hAnsiTheme="minorHAnsi"/>
      <w:sz w:val="24"/>
      <w:szCs w:val="24"/>
      <w:lang w:eastAsia="ja-JP"/>
    </w:rPr>
  </w:style>
  <w:style w:type="character" w:styleId="UnresolvedMention">
    <w:name w:val="Unresolved Mention"/>
    <w:basedOn w:val="DefaultParagraphFont"/>
    <w:uiPriority w:val="99"/>
    <w:rsid w:val="00B81C79"/>
    <w:rPr>
      <w:color w:val="808080"/>
      <w:shd w:color="auto" w:fill="e6e6e6" w:val="clear"/>
    </w:rPr>
  </w:style>
  <w:style w:type="paragraph" w:styleId="BalloonText">
    <w:name w:val="Balloon Text"/>
    <w:basedOn w:val="Normal"/>
    <w:link w:val="BalloonTextChar"/>
    <w:uiPriority w:val="99"/>
    <w:semiHidden w:val="1"/>
    <w:unhideWhenUsed w:val="1"/>
    <w:rsid w:val="007B4B93"/>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B4B93"/>
    <w:rPr>
      <w:rFonts w:ascii="Segoe UI" w:cs="Segoe UI" w:eastAsia="Calibri" w:hAnsi="Segoe UI"/>
      <w:sz w:val="18"/>
      <w:szCs w:val="18"/>
    </w:rPr>
  </w:style>
  <w:style w:type="character" w:styleId="Emphasis">
    <w:name w:val="Emphasis"/>
    <w:basedOn w:val="DefaultParagraphFont"/>
    <w:uiPriority w:val="20"/>
    <w:qFormat w:val="1"/>
    <w:rsid w:val="007B4B93"/>
    <w:rPr>
      <w:i w:val="1"/>
      <w:iCs w:val="1"/>
    </w:rPr>
  </w:style>
  <w:style w:type="character" w:styleId="FollowedHyperlink">
    <w:name w:val="FollowedHyperlink"/>
    <w:basedOn w:val="DefaultParagraphFont"/>
    <w:uiPriority w:val="99"/>
    <w:semiHidden w:val="1"/>
    <w:unhideWhenUsed w:val="1"/>
    <w:rsid w:val="00F45E57"/>
    <w:rPr>
      <w:color w:val="954f72" w:themeColor="followedHyperlink"/>
      <w:u w:val="single"/>
    </w:rPr>
  </w:style>
  <w:style w:type="character" w:styleId="LineNumber">
    <w:name w:val="line number"/>
    <w:basedOn w:val="DefaultParagraphFont"/>
    <w:uiPriority w:val="99"/>
    <w:semiHidden w:val="1"/>
    <w:unhideWhenUsed w:val="1"/>
    <w:rsid w:val="00BD47BB"/>
  </w:style>
  <w:style w:type="character" w:styleId="CommentReference">
    <w:name w:val="annotation reference"/>
    <w:basedOn w:val="DefaultParagraphFont"/>
    <w:uiPriority w:val="99"/>
    <w:semiHidden w:val="1"/>
    <w:unhideWhenUsed w:val="1"/>
    <w:rsid w:val="0037171B"/>
    <w:rPr>
      <w:sz w:val="16"/>
      <w:szCs w:val="16"/>
    </w:rPr>
  </w:style>
  <w:style w:type="paragraph" w:styleId="CommentText">
    <w:name w:val="annotation text"/>
    <w:basedOn w:val="Normal"/>
    <w:link w:val="CommentTextChar"/>
    <w:uiPriority w:val="99"/>
    <w:semiHidden w:val="1"/>
    <w:unhideWhenUsed w:val="1"/>
    <w:rsid w:val="0037171B"/>
  </w:style>
  <w:style w:type="character" w:styleId="CommentTextChar" w:customStyle="1">
    <w:name w:val="Comment Text Char"/>
    <w:basedOn w:val="DefaultParagraphFont"/>
    <w:link w:val="CommentText"/>
    <w:uiPriority w:val="99"/>
    <w:semiHidden w:val="1"/>
    <w:rsid w:val="0037171B"/>
    <w:rPr>
      <w:rFonts w:ascii="Times New Roman" w:cs="Times New Roman" w:eastAsia="Calibri"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37171B"/>
    <w:rPr>
      <w:b w:val="1"/>
      <w:bCs w:val="1"/>
    </w:rPr>
  </w:style>
  <w:style w:type="character" w:styleId="CommentSubjectChar" w:customStyle="1">
    <w:name w:val="Comment Subject Char"/>
    <w:basedOn w:val="CommentTextChar"/>
    <w:link w:val="CommentSubject"/>
    <w:uiPriority w:val="99"/>
    <w:semiHidden w:val="1"/>
    <w:rsid w:val="0037171B"/>
    <w:rPr>
      <w:rFonts w:ascii="Times New Roman" w:cs="Times New Roman" w:eastAsia="Calibri" w:hAnsi="Times New Roman"/>
      <w:b w:val="1"/>
      <w:bCs w:val="1"/>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xhocU+xOhQcTh/1Dce8FmmBc1A==">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2022-10-14T14:45:00Z</dcterms:created>
  <dc:creator>Brooks Hanson</dc:creator>
</cp:coreProperties>
</file>